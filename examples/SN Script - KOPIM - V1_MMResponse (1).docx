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5F99D" w14:textId="6087AF72" w:rsidR="00997F7A" w:rsidRPr="00192F4D" w:rsidRDefault="00997F7A" w:rsidP="00997F7A">
      <w:pPr>
        <w:rPr>
          <w:rFonts w:ascii="Helvetica Neue" w:eastAsia="Gulim" w:hAnsi="Helvetica Neue" w:cs="Browallia New"/>
          <w:b/>
        </w:rPr>
      </w:pPr>
    </w:p>
    <w:p w14:paraId="4105D93F" w14:textId="29305416" w:rsidR="00072C85" w:rsidRPr="00006FC4" w:rsidRDefault="00A55A9B" w:rsidP="00006FC4">
      <w:pPr>
        <w:jc w:val="center"/>
        <w:rPr>
          <w:rFonts w:ascii="Helvetica Neue" w:eastAsia="Gulim" w:hAnsi="Helvetica Neue" w:cs="Browallia New"/>
          <w:b/>
          <w:u w:val="single"/>
        </w:rPr>
      </w:pPr>
      <w:r>
        <w:rPr>
          <w:rFonts w:ascii="Helvetica Neue" w:eastAsia="Gulim" w:hAnsi="Helvetica Neue" w:cs="Browallia New"/>
          <w:b/>
          <w:u w:val="single"/>
        </w:rPr>
        <w:t>KOPIM</w:t>
      </w:r>
      <w:r w:rsidR="00E33B8C">
        <w:rPr>
          <w:rFonts w:ascii="Helvetica Neue" w:eastAsia="Gulim" w:hAnsi="Helvetica Neue" w:cs="Browallia New"/>
          <w:b/>
          <w:u w:val="single"/>
        </w:rPr>
        <w:t xml:space="preserve"> SCRIPT</w:t>
      </w:r>
    </w:p>
    <w:p w14:paraId="186C1E3B" w14:textId="77777777" w:rsidR="00192F4D" w:rsidRPr="00192F4D" w:rsidRDefault="00192F4D">
      <w:pPr>
        <w:rPr>
          <w:rFonts w:ascii="Helvetica Neue" w:eastAsia="Gulim" w:hAnsi="Helvetica Neue" w:cs="Browallia New"/>
          <w:b/>
        </w:rPr>
      </w:pPr>
    </w:p>
    <w:p w14:paraId="06D076D5" w14:textId="2618A331" w:rsidR="00997F7A" w:rsidRPr="00192F4D" w:rsidRDefault="00072C85" w:rsidP="00192F4D">
      <w:pPr>
        <w:spacing w:line="276" w:lineRule="auto"/>
        <w:rPr>
          <w:rFonts w:ascii="Helvetica Neue" w:eastAsia="Gulim" w:hAnsi="Helvetica Neue" w:cs="Browallia New"/>
          <w:bCs/>
          <w:sz w:val="22"/>
          <w:szCs w:val="22"/>
        </w:rPr>
      </w:pPr>
      <w:r w:rsidRPr="00192F4D">
        <w:rPr>
          <w:rFonts w:ascii="Helvetica Neue" w:eastAsia="Gulim" w:hAnsi="Helvetica Neue" w:cs="Browallia New"/>
          <w:b/>
          <w:sz w:val="22"/>
          <w:szCs w:val="22"/>
        </w:rPr>
        <w:t>Client</w:t>
      </w:r>
      <w:r w:rsidRPr="00192F4D">
        <w:rPr>
          <w:rFonts w:ascii="Helvetica Neue" w:eastAsia="Gulim" w:hAnsi="Helvetica Neue" w:cs="Browallia New"/>
          <w:bCs/>
          <w:sz w:val="22"/>
          <w:szCs w:val="22"/>
        </w:rPr>
        <w:t xml:space="preserve">: </w:t>
      </w:r>
      <w:r w:rsidR="00753E37">
        <w:rPr>
          <w:rFonts w:ascii="Helvetica Neue" w:eastAsia="Gulim" w:hAnsi="Helvetica Neue" w:cs="Browallia New"/>
          <w:bCs/>
          <w:sz w:val="22"/>
          <w:szCs w:val="22"/>
        </w:rPr>
        <w:t>Katie Dow</w:t>
      </w:r>
    </w:p>
    <w:p w14:paraId="656AE62D" w14:textId="73630DBD" w:rsidR="00072C85" w:rsidRPr="00192F4D" w:rsidRDefault="00072C85" w:rsidP="00192F4D">
      <w:pPr>
        <w:spacing w:line="276" w:lineRule="auto"/>
        <w:rPr>
          <w:rFonts w:ascii="Helvetica Neue" w:eastAsia="Gulim" w:hAnsi="Helvetica Neue" w:cs="Browallia New"/>
          <w:bCs/>
          <w:sz w:val="22"/>
          <w:szCs w:val="22"/>
        </w:rPr>
      </w:pPr>
      <w:r w:rsidRPr="00192F4D">
        <w:rPr>
          <w:rFonts w:ascii="Helvetica Neue" w:eastAsia="Gulim" w:hAnsi="Helvetica Neue" w:cs="Browallia New"/>
          <w:b/>
          <w:sz w:val="22"/>
          <w:szCs w:val="22"/>
        </w:rPr>
        <w:t>Date</w:t>
      </w:r>
      <w:r w:rsidRPr="00192F4D">
        <w:rPr>
          <w:rFonts w:ascii="Helvetica Neue" w:eastAsia="Gulim" w:hAnsi="Helvetica Neue" w:cs="Browallia New"/>
          <w:bCs/>
          <w:sz w:val="22"/>
          <w:szCs w:val="22"/>
        </w:rPr>
        <w:t xml:space="preserve">: </w:t>
      </w:r>
      <w:r w:rsidR="00E33B8C">
        <w:rPr>
          <w:rFonts w:ascii="Helvetica Neue" w:eastAsia="Gulim" w:hAnsi="Helvetica Neue" w:cs="Browallia New"/>
          <w:bCs/>
          <w:sz w:val="22"/>
          <w:szCs w:val="22"/>
        </w:rPr>
        <w:t>5/</w:t>
      </w:r>
      <w:r w:rsidR="00A55A9B">
        <w:rPr>
          <w:rFonts w:ascii="Helvetica Neue" w:eastAsia="Gulim" w:hAnsi="Helvetica Neue" w:cs="Browallia New"/>
          <w:bCs/>
          <w:sz w:val="22"/>
          <w:szCs w:val="22"/>
        </w:rPr>
        <w:t>2</w:t>
      </w:r>
      <w:r w:rsidR="00E33B8C">
        <w:rPr>
          <w:rFonts w:ascii="Helvetica Neue" w:eastAsia="Gulim" w:hAnsi="Helvetica Neue" w:cs="Browallia New"/>
          <w:bCs/>
          <w:sz w:val="22"/>
          <w:szCs w:val="22"/>
        </w:rPr>
        <w:t>/25</w:t>
      </w:r>
    </w:p>
    <w:p w14:paraId="025FAB35" w14:textId="118AEDD0" w:rsidR="00072C85" w:rsidRPr="00E33B8C" w:rsidRDefault="00072C85" w:rsidP="00E33B8C">
      <w:pPr>
        <w:spacing w:line="276" w:lineRule="auto"/>
        <w:rPr>
          <w:rFonts w:ascii="Helvetica Neue" w:eastAsia="Gulim" w:hAnsi="Helvetica Neue" w:cs="Browallia New"/>
          <w:bCs/>
          <w:sz w:val="22"/>
          <w:szCs w:val="22"/>
        </w:rPr>
      </w:pPr>
      <w:r w:rsidRPr="00192F4D">
        <w:rPr>
          <w:rFonts w:ascii="Helvetica Neue" w:eastAsia="Gulim" w:hAnsi="Helvetica Neue" w:cs="Browallia New"/>
          <w:b/>
          <w:sz w:val="22"/>
          <w:szCs w:val="22"/>
        </w:rPr>
        <w:t>Version</w:t>
      </w:r>
      <w:r w:rsidRPr="00192F4D">
        <w:rPr>
          <w:rFonts w:ascii="Helvetica Neue" w:eastAsia="Gulim" w:hAnsi="Helvetica Neue" w:cs="Browallia New"/>
          <w:bCs/>
          <w:sz w:val="22"/>
          <w:szCs w:val="22"/>
        </w:rPr>
        <w:t xml:space="preserve">: </w:t>
      </w:r>
      <w:r w:rsidR="00E33B8C">
        <w:rPr>
          <w:rFonts w:ascii="Helvetica Neue" w:eastAsia="Gulim" w:hAnsi="Helvetica Neue" w:cs="Browallia New"/>
          <w:bCs/>
          <w:sz w:val="22"/>
          <w:szCs w:val="22"/>
        </w:rPr>
        <w:t>1</w:t>
      </w:r>
    </w:p>
    <w:p w14:paraId="2B37CB60" w14:textId="77777777" w:rsidR="00BA3CD7" w:rsidRDefault="00BA3CD7">
      <w:pPr>
        <w:rPr>
          <w:rFonts w:ascii="Helvetica Neue" w:eastAsia="Gulim" w:hAnsi="Helvetica Neue" w:cs="Browallia New"/>
        </w:rPr>
      </w:pPr>
    </w:p>
    <w:p w14:paraId="1681E16B" w14:textId="5DEFDB88" w:rsidR="00012FCF" w:rsidRPr="00B17BDF" w:rsidRDefault="00A55A9B">
      <w:pPr>
        <w:rPr>
          <w:rFonts w:ascii="Helvetica Neue" w:eastAsia="Gulim" w:hAnsi="Helvetica Neue" w:cs="Browallia New"/>
        </w:rPr>
      </w:pPr>
      <w:r>
        <w:rPr>
          <w:rFonts w:ascii="Helvetica Neue" w:eastAsia="Gulim" w:hAnsi="Helvetica Neue" w:cs="Browallia New"/>
        </w:rPr>
        <w:t>KOPIM | DIGITAL SHELF</w:t>
      </w:r>
    </w:p>
    <w:p w14:paraId="0FB1918D" w14:textId="77777777" w:rsidR="00B17BDF" w:rsidRPr="00016B25" w:rsidRDefault="00B17BDF">
      <w:pPr>
        <w:rPr>
          <w:rFonts w:ascii="Helvetica Neue" w:eastAsia="Gulim" w:hAnsi="Helvetica Neue" w:cs="Browallia New"/>
        </w:rPr>
      </w:pPr>
    </w:p>
    <w:tbl>
      <w:tblPr>
        <w:tblStyle w:val="TableGrid"/>
        <w:tblW w:w="0" w:type="auto"/>
        <w:tblLook w:val="04A0" w:firstRow="1" w:lastRow="0" w:firstColumn="1" w:lastColumn="0" w:noHBand="0" w:noVBand="1"/>
      </w:tblPr>
      <w:tblGrid>
        <w:gridCol w:w="4296"/>
        <w:gridCol w:w="483"/>
        <w:gridCol w:w="4571"/>
      </w:tblGrid>
      <w:tr w:rsidR="00AF35E4" w:rsidRPr="00AF35E4" w14:paraId="649AEB8B" w14:textId="77777777" w:rsidTr="00E33B8C">
        <w:tc>
          <w:tcPr>
            <w:tcW w:w="4315" w:type="dxa"/>
          </w:tcPr>
          <w:p w14:paraId="2A29933C" w14:textId="5927CD66" w:rsidR="007153F7" w:rsidRPr="00AF35E4" w:rsidRDefault="00850C66">
            <w:pPr>
              <w:rPr>
                <w:rFonts w:ascii="Arial" w:eastAsia="Gulim" w:hAnsi="Arial" w:cs="Arial"/>
                <w:b/>
                <w:bCs/>
              </w:rPr>
            </w:pPr>
            <w:r w:rsidRPr="00AF35E4">
              <w:rPr>
                <w:rFonts w:ascii="Arial" w:eastAsia="Gulim" w:hAnsi="Arial" w:cs="Arial"/>
                <w:b/>
                <w:bCs/>
              </w:rPr>
              <w:t>AUDIO/</w:t>
            </w:r>
            <w:r w:rsidR="00B62F20">
              <w:rPr>
                <w:rFonts w:ascii="Arial" w:eastAsia="Gulim" w:hAnsi="Arial" w:cs="Arial"/>
                <w:b/>
                <w:bCs/>
              </w:rPr>
              <w:t>VO</w:t>
            </w:r>
          </w:p>
        </w:tc>
        <w:tc>
          <w:tcPr>
            <w:tcW w:w="450" w:type="dxa"/>
          </w:tcPr>
          <w:p w14:paraId="18022371" w14:textId="09631C1A" w:rsidR="007153F7" w:rsidRPr="00AF35E4" w:rsidRDefault="00E33B8C">
            <w:pPr>
              <w:rPr>
                <w:rFonts w:ascii="Arial" w:eastAsia="Gulim" w:hAnsi="Arial" w:cs="Arial"/>
                <w:b/>
                <w:bCs/>
              </w:rPr>
            </w:pPr>
            <w:r w:rsidRPr="00AF35E4">
              <w:rPr>
                <w:rFonts w:ascii="Arial" w:eastAsia="Gulim" w:hAnsi="Arial" w:cs="Arial"/>
                <w:b/>
                <w:bCs/>
              </w:rPr>
              <w:t>#</w:t>
            </w:r>
          </w:p>
        </w:tc>
        <w:tc>
          <w:tcPr>
            <w:tcW w:w="4585" w:type="dxa"/>
          </w:tcPr>
          <w:p w14:paraId="5FC36B8D" w14:textId="77777777" w:rsidR="007153F7" w:rsidRPr="00AF35E4" w:rsidRDefault="007153F7">
            <w:pPr>
              <w:rPr>
                <w:rFonts w:ascii="Arial" w:eastAsia="Gulim" w:hAnsi="Arial" w:cs="Arial"/>
                <w:b/>
                <w:bCs/>
              </w:rPr>
            </w:pPr>
            <w:r w:rsidRPr="00AF35E4">
              <w:rPr>
                <w:rFonts w:ascii="Arial" w:eastAsia="Gulim" w:hAnsi="Arial" w:cs="Arial"/>
                <w:b/>
                <w:bCs/>
              </w:rPr>
              <w:t>VISUALS</w:t>
            </w:r>
          </w:p>
          <w:p w14:paraId="251653D5" w14:textId="77777777" w:rsidR="00365D9D" w:rsidRPr="00AF35E4" w:rsidRDefault="00365D9D">
            <w:pPr>
              <w:rPr>
                <w:rFonts w:ascii="Arial" w:eastAsia="Gulim" w:hAnsi="Arial" w:cs="Arial"/>
                <w:b/>
                <w:bCs/>
              </w:rPr>
            </w:pPr>
          </w:p>
        </w:tc>
      </w:tr>
      <w:tr w:rsidR="00AF35E4" w:rsidRPr="00AF35E4" w14:paraId="7EEE7E05" w14:textId="77777777" w:rsidTr="00E33B8C">
        <w:tc>
          <w:tcPr>
            <w:tcW w:w="4315" w:type="dxa"/>
          </w:tcPr>
          <w:p w14:paraId="6B15420B" w14:textId="77777777" w:rsidR="00AF35E4" w:rsidRDefault="00AF35E4">
            <w:pPr>
              <w:rPr>
                <w:rStyle w:val="Emphasis"/>
                <w:rFonts w:ascii="Arial" w:hAnsi="Arial" w:cs="Arial"/>
              </w:rPr>
            </w:pPr>
          </w:p>
          <w:p w14:paraId="1F4A7824" w14:textId="77777777" w:rsidR="00AF35E4" w:rsidRDefault="00AF35E4">
            <w:pPr>
              <w:rPr>
                <w:rStyle w:val="Emphasis"/>
                <w:rFonts w:ascii="Arial" w:hAnsi="Arial" w:cs="Arial"/>
              </w:rPr>
            </w:pPr>
          </w:p>
          <w:p w14:paraId="0FDCBF41" w14:textId="29939F13" w:rsidR="00A55A9B" w:rsidRPr="00AF35E4" w:rsidRDefault="00A55A9B">
            <w:pPr>
              <w:rPr>
                <w:rFonts w:ascii="Arial" w:hAnsi="Arial" w:cs="Arial"/>
              </w:rPr>
            </w:pPr>
            <w:r w:rsidRPr="00AF35E4">
              <w:rPr>
                <w:rStyle w:val="Emphasis"/>
                <w:rFonts w:ascii="Arial" w:hAnsi="Arial" w:cs="Arial"/>
              </w:rPr>
              <w:t>Narrator (Voiceover)</w:t>
            </w:r>
            <w:r w:rsidRPr="00AF35E4">
              <w:rPr>
                <w:rFonts w:ascii="Arial" w:hAnsi="Arial" w:cs="Arial"/>
              </w:rPr>
              <w:t>:</w:t>
            </w:r>
          </w:p>
          <w:p w14:paraId="59F5F7B5" w14:textId="2AE2EC85" w:rsidR="003879F1" w:rsidRDefault="00A55A9B">
            <w:pPr>
              <w:rPr>
                <w:ins w:id="0" w:author="Katie Dow" w:date="2025-05-07T14:36:00Z" w16du:dateUtc="2025-05-07T18:36:00Z"/>
                <w:rFonts w:ascii="Arial" w:hAnsi="Arial" w:cs="Arial"/>
              </w:rPr>
            </w:pPr>
            <w:r w:rsidRPr="00AF35E4">
              <w:rPr>
                <w:rFonts w:ascii="Arial" w:hAnsi="Arial" w:cs="Arial"/>
              </w:rPr>
              <w:br/>
              <w:t xml:space="preserve">"When consumers are faced with a choice, they </w:t>
            </w:r>
            <w:ins w:id="1" w:author="Katie Dow" w:date="2025-05-07T14:37:00Z" w16du:dateUtc="2025-05-07T18:37:00Z">
              <w:r w:rsidR="00021F04">
                <w:rPr>
                  <w:rFonts w:ascii="Arial" w:hAnsi="Arial" w:cs="Arial"/>
                </w:rPr>
                <w:t xml:space="preserve">expect and </w:t>
              </w:r>
            </w:ins>
            <w:r w:rsidRPr="00AF35E4">
              <w:rPr>
                <w:rFonts w:ascii="Arial" w:hAnsi="Arial" w:cs="Arial"/>
              </w:rPr>
              <w:t xml:space="preserve">need the right information </w:t>
            </w:r>
            <w:ins w:id="2" w:author="Katie Dow" w:date="2025-05-07T14:38:00Z" w16du:dateUtc="2025-05-07T18:38:00Z">
              <w:r w:rsidR="00455482">
                <w:rPr>
                  <w:rFonts w:ascii="Arial" w:hAnsi="Arial" w:cs="Arial"/>
                </w:rPr>
                <w:t xml:space="preserve">to inform their decision-making immediately, </w:t>
              </w:r>
            </w:ins>
            <w:r w:rsidRPr="00AF35E4">
              <w:rPr>
                <w:rFonts w:ascii="Arial" w:hAnsi="Arial" w:cs="Arial"/>
              </w:rPr>
              <w:t xml:space="preserve">at their fingertips. Transparency, clarity, and accuracy are key. </w:t>
            </w:r>
            <w:r w:rsidRPr="0046772F">
              <w:rPr>
                <w:rFonts w:ascii="Arial" w:hAnsi="Arial" w:cs="Arial"/>
                <w:highlight w:val="yellow"/>
                <w:rPrChange w:id="3" w:author="Katie Dow" w:date="2025-05-07T14:36:00Z" w16du:dateUtc="2025-05-07T18:36:00Z">
                  <w:rPr>
                    <w:rFonts w:ascii="Arial" w:hAnsi="Arial" w:cs="Arial"/>
                  </w:rPr>
                </w:rPrChange>
              </w:rPr>
              <w:t xml:space="preserve">This is </w:t>
            </w:r>
            <w:del w:id="4" w:author="Katie Dow" w:date="2025-05-07T14:36:00Z" w16du:dateUtc="2025-05-07T18:36:00Z">
              <w:r w:rsidRPr="0046772F" w:rsidDel="001C4056">
                <w:rPr>
                  <w:rFonts w:ascii="Arial" w:hAnsi="Arial" w:cs="Arial"/>
                  <w:highlight w:val="yellow"/>
                  <w:rPrChange w:id="5" w:author="Katie Dow" w:date="2025-05-07T14:36:00Z" w16du:dateUtc="2025-05-07T18:36:00Z">
                    <w:rPr>
                      <w:rFonts w:ascii="Arial" w:hAnsi="Arial" w:cs="Arial"/>
                    </w:rPr>
                  </w:rPrChange>
                </w:rPr>
                <w:delText xml:space="preserve">where </w:delText>
              </w:r>
            </w:del>
            <w:r w:rsidRPr="0046772F">
              <w:rPr>
                <w:rFonts w:ascii="Arial" w:hAnsi="Arial" w:cs="Arial"/>
                <w:highlight w:val="yellow"/>
                <w:rPrChange w:id="6" w:author="Katie Dow" w:date="2025-05-07T14:36:00Z" w16du:dateUtc="2025-05-07T18:36:00Z">
                  <w:rPr>
                    <w:rFonts w:ascii="Arial" w:hAnsi="Arial" w:cs="Arial"/>
                  </w:rPr>
                </w:rPrChange>
              </w:rPr>
              <w:t>the power of KO PIM</w:t>
            </w:r>
            <w:del w:id="7" w:author="Katie Dow" w:date="2025-05-07T14:35:00Z" w16du:dateUtc="2025-05-07T18:35:00Z">
              <w:r w:rsidRPr="0046772F" w:rsidDel="003F53B8">
                <w:rPr>
                  <w:rFonts w:ascii="Arial" w:hAnsi="Arial" w:cs="Arial"/>
                  <w:highlight w:val="yellow"/>
                  <w:rPrChange w:id="8" w:author="Katie Dow" w:date="2025-05-07T14:36:00Z" w16du:dateUtc="2025-05-07T18:36:00Z">
                    <w:rPr>
                      <w:rFonts w:ascii="Arial" w:hAnsi="Arial" w:cs="Arial"/>
                    </w:rPr>
                  </w:rPrChange>
                </w:rPr>
                <w:delText xml:space="preserve"> begins</w:delText>
              </w:r>
            </w:del>
            <w:r w:rsidRPr="0046772F">
              <w:rPr>
                <w:rFonts w:ascii="Arial" w:hAnsi="Arial" w:cs="Arial"/>
                <w:highlight w:val="yellow"/>
                <w:rPrChange w:id="9" w:author="Katie Dow" w:date="2025-05-07T14:36:00Z" w16du:dateUtc="2025-05-07T18:36:00Z">
                  <w:rPr>
                    <w:rFonts w:ascii="Arial" w:hAnsi="Arial" w:cs="Arial"/>
                  </w:rPr>
                </w:rPrChange>
              </w:rPr>
              <w:t>."</w:t>
            </w:r>
          </w:p>
          <w:p w14:paraId="196B5D57" w14:textId="77777777" w:rsidR="0046772F" w:rsidRDefault="0046772F">
            <w:pPr>
              <w:rPr>
                <w:ins w:id="10" w:author="Katie Dow" w:date="2025-05-07T14:36:00Z" w16du:dateUtc="2025-05-07T18:36:00Z"/>
                <w:rFonts w:ascii="Arial" w:hAnsi="Arial" w:cs="Arial"/>
              </w:rPr>
            </w:pPr>
          </w:p>
          <w:p w14:paraId="59FDC1B1" w14:textId="548CB769" w:rsidR="0046772F" w:rsidRPr="00AF35E4" w:rsidRDefault="0046772F">
            <w:pPr>
              <w:rPr>
                <w:rFonts w:ascii="Arial" w:eastAsia="Gulim" w:hAnsi="Arial" w:cs="Arial"/>
              </w:rPr>
            </w:pPr>
            <w:ins w:id="11" w:author="Katie Dow" w:date="2025-05-07T14:36:00Z" w16du:dateUtc="2025-05-07T18:36:00Z">
              <w:r w:rsidRPr="00FE196C">
                <w:rPr>
                  <w:rFonts w:ascii="Arial" w:hAnsi="Arial" w:cs="Arial"/>
                  <w:highlight w:val="yellow"/>
                  <w:rPrChange w:id="12" w:author="Katie Dow" w:date="2025-05-07T15:14:00Z" w16du:dateUtc="2025-05-07T19:14:00Z">
                    <w:rPr>
                      <w:rFonts w:ascii="Arial" w:hAnsi="Arial" w:cs="Arial"/>
                    </w:rPr>
                  </w:rPrChange>
                </w:rPr>
                <w:t>Can you provide some more options for this statement?</w:t>
              </w:r>
            </w:ins>
          </w:p>
        </w:tc>
        <w:tc>
          <w:tcPr>
            <w:tcW w:w="450" w:type="dxa"/>
          </w:tcPr>
          <w:p w14:paraId="76FC8AEC" w14:textId="6701F99B" w:rsidR="007153F7" w:rsidRPr="00AF35E4" w:rsidRDefault="00365D9D">
            <w:pPr>
              <w:rPr>
                <w:rFonts w:ascii="Arial" w:eastAsia="Gulim" w:hAnsi="Arial" w:cs="Arial"/>
              </w:rPr>
            </w:pPr>
            <w:r w:rsidRPr="00AF35E4">
              <w:rPr>
                <w:rFonts w:ascii="Arial" w:eastAsia="Gulim" w:hAnsi="Arial" w:cs="Arial"/>
              </w:rPr>
              <w:t>1</w:t>
            </w:r>
          </w:p>
        </w:tc>
        <w:tc>
          <w:tcPr>
            <w:tcW w:w="4585" w:type="dxa"/>
          </w:tcPr>
          <w:p w14:paraId="4BDA0FA9" w14:textId="4396AD68" w:rsidR="00A55A9B" w:rsidRPr="00AF35E4" w:rsidRDefault="00A55A9B" w:rsidP="00A55A9B">
            <w:pPr>
              <w:spacing w:before="100" w:beforeAutospacing="1" w:after="100" w:afterAutospacing="1"/>
              <w:rPr>
                <w:rFonts w:ascii="Arial" w:hAnsi="Arial" w:cs="Arial"/>
              </w:rPr>
            </w:pPr>
            <w:r w:rsidRPr="00AF35E4">
              <w:rPr>
                <w:rStyle w:val="Strong"/>
                <w:rFonts w:ascii="Arial" w:hAnsi="Arial" w:cs="Arial"/>
              </w:rPr>
              <w:t>Scene 1: Consumer in Store</w:t>
            </w:r>
            <w:r w:rsidRPr="00AF35E4">
              <w:rPr>
                <w:rFonts w:ascii="Arial" w:hAnsi="Arial" w:cs="Arial"/>
              </w:rPr>
              <w:br/>
            </w:r>
            <w:r w:rsidRPr="00AF35E4">
              <w:rPr>
                <w:rStyle w:val="Emphasis"/>
                <w:rFonts w:ascii="Arial" w:hAnsi="Arial" w:cs="Arial"/>
              </w:rPr>
              <w:t>Setting the Stage - Visual Introduction to Data Journey</w:t>
            </w:r>
          </w:p>
          <w:p w14:paraId="1482B375" w14:textId="55AEDAFC" w:rsidR="00A55A9B" w:rsidRPr="00AF35E4" w:rsidRDefault="00AF35E4" w:rsidP="00A55A9B">
            <w:pPr>
              <w:spacing w:before="100" w:beforeAutospacing="1" w:after="100" w:afterAutospacing="1"/>
              <w:rPr>
                <w:rFonts w:ascii="Arial" w:hAnsi="Arial" w:cs="Arial"/>
              </w:rPr>
            </w:pPr>
            <w:r w:rsidRPr="00AF35E4">
              <w:rPr>
                <w:rFonts w:ascii="Arial" w:hAnsi="Arial" w:cs="Arial"/>
              </w:rPr>
              <w:t> Open</w:t>
            </w:r>
            <w:r w:rsidR="00A55A9B" w:rsidRPr="00AF35E4">
              <w:rPr>
                <w:rFonts w:ascii="Arial" w:hAnsi="Arial" w:cs="Arial"/>
              </w:rPr>
              <w:t xml:space="preserve"> with a wide shot of a modern grocery store aisle.</w:t>
            </w:r>
            <w:r>
              <w:rPr>
                <w:rFonts w:ascii="Arial" w:hAnsi="Arial" w:cs="Arial"/>
              </w:rPr>
              <w:t xml:space="preserve"> </w:t>
            </w:r>
            <w:r w:rsidR="00A55A9B" w:rsidRPr="00AF35E4">
              <w:rPr>
                <w:rFonts w:ascii="Arial" w:hAnsi="Arial" w:cs="Arial"/>
              </w:rPr>
              <w:t>A consumer (young professional) walks down the aisle</w:t>
            </w:r>
            <w:r w:rsidR="00E559B5" w:rsidRPr="00AF35E4">
              <w:rPr>
                <w:rFonts w:ascii="Arial" w:hAnsi="Arial" w:cs="Arial"/>
              </w:rPr>
              <w:t>.</w:t>
            </w:r>
          </w:p>
          <w:p w14:paraId="752B55DC" w14:textId="0F86616C" w:rsidR="00A55A9B" w:rsidRPr="00AF35E4" w:rsidRDefault="00AF35E4" w:rsidP="00A55A9B">
            <w:pPr>
              <w:spacing w:before="100" w:beforeAutospacing="1" w:after="100" w:afterAutospacing="1"/>
              <w:rPr>
                <w:rFonts w:ascii="Arial" w:hAnsi="Arial" w:cs="Arial"/>
              </w:rPr>
            </w:pPr>
            <w:r w:rsidRPr="00AF35E4">
              <w:rPr>
                <w:rFonts w:ascii="Arial" w:hAnsi="Arial" w:cs="Arial"/>
              </w:rPr>
              <w:t> The</w:t>
            </w:r>
            <w:r w:rsidR="00A55A9B" w:rsidRPr="00AF35E4">
              <w:rPr>
                <w:rFonts w:ascii="Arial" w:hAnsi="Arial" w:cs="Arial"/>
              </w:rPr>
              <w:t xml:space="preserve"> camera follows the consumer as they pause at a product, scanning the QR code on the packaging with their smartphone.</w:t>
            </w:r>
          </w:p>
          <w:p w14:paraId="1A89C845" w14:textId="589D796B" w:rsidR="00A55A9B" w:rsidRDefault="00AF35E4" w:rsidP="00A55A9B">
            <w:pPr>
              <w:spacing w:before="100" w:beforeAutospacing="1" w:after="100" w:afterAutospacing="1"/>
              <w:rPr>
                <w:rFonts w:ascii="Arial" w:hAnsi="Arial" w:cs="Arial"/>
              </w:rPr>
            </w:pPr>
            <w:r w:rsidRPr="00AF35E4">
              <w:rPr>
                <w:rFonts w:ascii="Arial" w:hAnsi="Arial" w:cs="Arial"/>
              </w:rPr>
              <w:t xml:space="preserve"> </w:t>
            </w:r>
            <w:r w:rsidRPr="00E811F9">
              <w:rPr>
                <w:rFonts w:ascii="Arial" w:hAnsi="Arial" w:cs="Arial"/>
                <w:highlight w:val="green"/>
                <w:rPrChange w:id="13" w:author="Katie Dow" w:date="2025-05-07T15:15:00Z" w16du:dateUtc="2025-05-07T19:15:00Z">
                  <w:rPr>
                    <w:rFonts w:ascii="Arial" w:hAnsi="Arial" w:cs="Arial"/>
                  </w:rPr>
                </w:rPrChange>
              </w:rPr>
              <w:t>On</w:t>
            </w:r>
            <w:r w:rsidR="00A55A9B" w:rsidRPr="00E811F9">
              <w:rPr>
                <w:rFonts w:ascii="Arial" w:hAnsi="Arial" w:cs="Arial"/>
                <w:highlight w:val="green"/>
                <w:rPrChange w:id="14" w:author="Katie Dow" w:date="2025-05-07T15:15:00Z" w16du:dateUtc="2025-05-07T19:15:00Z">
                  <w:rPr>
                    <w:rFonts w:ascii="Arial" w:hAnsi="Arial" w:cs="Arial"/>
                  </w:rPr>
                </w:rPrChange>
              </w:rPr>
              <w:t xml:space="preserve"> the phone screen, we see pop-ups of SmartLabel data, ingredients, marketing copy, and regulatory/legal requirements.</w:t>
            </w:r>
            <w:r w:rsidRPr="00E811F9">
              <w:rPr>
                <w:rFonts w:ascii="Arial" w:hAnsi="Arial" w:cs="Arial"/>
                <w:highlight w:val="green"/>
                <w:rPrChange w:id="15" w:author="Katie Dow" w:date="2025-05-07T15:15:00Z" w16du:dateUtc="2025-05-07T19:15:00Z">
                  <w:rPr>
                    <w:rFonts w:ascii="Arial" w:hAnsi="Arial" w:cs="Arial"/>
                  </w:rPr>
                </w:rPrChange>
              </w:rPr>
              <w:t xml:space="preserve"> These </w:t>
            </w:r>
            <w:commentRangeStart w:id="16"/>
            <w:r w:rsidRPr="00E811F9">
              <w:rPr>
                <w:rFonts w:ascii="Arial" w:hAnsi="Arial" w:cs="Arial"/>
                <w:highlight w:val="green"/>
                <w:rPrChange w:id="17" w:author="Katie Dow" w:date="2025-05-07T15:15:00Z" w16du:dateUtc="2025-05-07T19:15:00Z">
                  <w:rPr>
                    <w:rFonts w:ascii="Arial" w:hAnsi="Arial" w:cs="Arial"/>
                  </w:rPr>
                </w:rPrChange>
              </w:rPr>
              <w:t>graphic</w:t>
            </w:r>
            <w:ins w:id="18" w:author="Katie Dow" w:date="2025-05-07T14:40:00Z" w16du:dateUtc="2025-05-07T18:40:00Z">
              <w:r w:rsidR="00C00EA1" w:rsidRPr="00E811F9">
                <w:rPr>
                  <w:rFonts w:ascii="Arial" w:hAnsi="Arial" w:cs="Arial"/>
                  <w:highlight w:val="green"/>
                  <w:rPrChange w:id="19" w:author="Katie Dow" w:date="2025-05-07T15:15:00Z" w16du:dateUtc="2025-05-07T19:15:00Z">
                    <w:rPr>
                      <w:rFonts w:ascii="Arial" w:hAnsi="Arial" w:cs="Arial"/>
                    </w:rPr>
                  </w:rPrChange>
                </w:rPr>
                <w:t>s</w:t>
              </w:r>
            </w:ins>
            <w:commentRangeEnd w:id="16"/>
            <w:ins w:id="20" w:author="Katie Dow" w:date="2025-05-07T15:15:00Z" w16du:dateUtc="2025-05-07T19:15:00Z">
              <w:r w:rsidR="00E811F9">
                <w:rPr>
                  <w:rStyle w:val="CommentReference"/>
                </w:rPr>
                <w:commentReference w:id="16"/>
              </w:r>
            </w:ins>
            <w:r w:rsidRPr="00E811F9">
              <w:rPr>
                <w:rFonts w:ascii="Arial" w:hAnsi="Arial" w:cs="Arial"/>
                <w:highlight w:val="green"/>
                <w:rPrChange w:id="21" w:author="Katie Dow" w:date="2025-05-07T15:15:00Z" w16du:dateUtc="2025-05-07T19:15:00Z">
                  <w:rPr>
                    <w:rFonts w:ascii="Arial" w:hAnsi="Arial" w:cs="Arial"/>
                  </w:rPr>
                </w:rPrChange>
              </w:rPr>
              <w:t xml:space="preserve"> pop on screen digitally around the consumer.</w:t>
            </w:r>
            <w:r>
              <w:rPr>
                <w:rFonts w:ascii="Arial" w:hAnsi="Arial" w:cs="Arial"/>
              </w:rPr>
              <w:t xml:space="preserve"> </w:t>
            </w:r>
          </w:p>
          <w:p w14:paraId="702EC56C" w14:textId="77777777" w:rsidR="007153F7" w:rsidRDefault="00AF35E4" w:rsidP="00AF35E4">
            <w:pPr>
              <w:spacing w:before="100" w:beforeAutospacing="1" w:after="100" w:afterAutospacing="1"/>
              <w:rPr>
                <w:rFonts w:ascii="Arial" w:hAnsi="Arial" w:cs="Arial"/>
              </w:rPr>
            </w:pPr>
            <w:commentRangeStart w:id="22"/>
            <w:commentRangeStart w:id="23"/>
            <w:r>
              <w:rPr>
                <w:rFonts w:ascii="Arial" w:hAnsi="Arial" w:cs="Arial"/>
                <w:noProof/>
              </w:rPr>
              <w:drawing>
                <wp:inline distT="0" distB="0" distL="0" distR="0" wp14:anchorId="11278DF7" wp14:editId="52769A18">
                  <wp:extent cx="1818707" cy="1706981"/>
                  <wp:effectExtent l="0" t="0" r="0" b="0"/>
                  <wp:docPr id="2039849489" name="Picture 4" descr="A person in a yellow and black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49489" name="Picture 4" descr="A person in a yellow and black dre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9361" cy="1716981"/>
                          </a:xfrm>
                          <a:prstGeom prst="rect">
                            <a:avLst/>
                          </a:prstGeom>
                        </pic:spPr>
                      </pic:pic>
                    </a:graphicData>
                  </a:graphic>
                </wp:inline>
              </w:drawing>
            </w:r>
            <w:commentRangeEnd w:id="22"/>
            <w:r w:rsidR="00863098">
              <w:rPr>
                <w:rStyle w:val="CommentReference"/>
              </w:rPr>
              <w:commentReference w:id="22"/>
            </w:r>
            <w:commentRangeEnd w:id="23"/>
            <w:r w:rsidR="007754B2">
              <w:rPr>
                <w:rStyle w:val="CommentReference"/>
              </w:rPr>
              <w:commentReference w:id="23"/>
            </w:r>
          </w:p>
          <w:p w14:paraId="516A87F4" w14:textId="41C3EEBD" w:rsidR="00AF35E4" w:rsidRPr="00AF35E4" w:rsidRDefault="00AF35E4" w:rsidP="00AF35E4">
            <w:pPr>
              <w:spacing w:before="100" w:beforeAutospacing="1" w:after="100" w:afterAutospacing="1"/>
              <w:rPr>
                <w:rFonts w:ascii="Arial" w:hAnsi="Arial" w:cs="Arial"/>
              </w:rPr>
            </w:pPr>
          </w:p>
        </w:tc>
      </w:tr>
      <w:tr w:rsidR="00863098" w:rsidRPr="00AF35E4" w14:paraId="02C47B87" w14:textId="77777777" w:rsidTr="00E33B8C">
        <w:trPr>
          <w:ins w:id="24" w:author="Katie Dow" w:date="2025-05-07T14:42:00Z"/>
        </w:trPr>
        <w:tc>
          <w:tcPr>
            <w:tcW w:w="4315" w:type="dxa"/>
          </w:tcPr>
          <w:p w14:paraId="6AE0D2A0" w14:textId="77777777" w:rsidR="00863098" w:rsidRDefault="00863098">
            <w:pPr>
              <w:rPr>
                <w:ins w:id="25" w:author="Katie Dow" w:date="2025-05-07T14:42:00Z" w16du:dateUtc="2025-05-07T18:42:00Z"/>
                <w:rStyle w:val="Emphasis"/>
                <w:rFonts w:ascii="Arial" w:hAnsi="Arial" w:cs="Arial"/>
              </w:rPr>
            </w:pPr>
          </w:p>
        </w:tc>
        <w:tc>
          <w:tcPr>
            <w:tcW w:w="450" w:type="dxa"/>
          </w:tcPr>
          <w:p w14:paraId="4DFD3784" w14:textId="77777777" w:rsidR="00863098" w:rsidRPr="00AF35E4" w:rsidRDefault="00863098">
            <w:pPr>
              <w:rPr>
                <w:ins w:id="26" w:author="Katie Dow" w:date="2025-05-07T14:42:00Z" w16du:dateUtc="2025-05-07T18:42:00Z"/>
                <w:rFonts w:ascii="Arial" w:eastAsia="Gulim" w:hAnsi="Arial" w:cs="Arial"/>
              </w:rPr>
            </w:pPr>
          </w:p>
        </w:tc>
        <w:tc>
          <w:tcPr>
            <w:tcW w:w="4585" w:type="dxa"/>
          </w:tcPr>
          <w:p w14:paraId="0647924E" w14:textId="77777777" w:rsidR="00863098" w:rsidRPr="00AF35E4" w:rsidRDefault="00863098" w:rsidP="00A55A9B">
            <w:pPr>
              <w:spacing w:before="100" w:beforeAutospacing="1" w:after="100" w:afterAutospacing="1"/>
              <w:rPr>
                <w:ins w:id="27" w:author="Katie Dow" w:date="2025-05-07T14:42:00Z" w16du:dateUtc="2025-05-07T18:42:00Z"/>
                <w:rStyle w:val="Strong"/>
                <w:rFonts w:ascii="Arial" w:hAnsi="Arial" w:cs="Arial"/>
              </w:rPr>
            </w:pPr>
          </w:p>
        </w:tc>
      </w:tr>
      <w:tr w:rsidR="00AF35E4" w:rsidRPr="00AF35E4" w14:paraId="1FD1C60D" w14:textId="77777777" w:rsidTr="00E33B8C">
        <w:tc>
          <w:tcPr>
            <w:tcW w:w="4315" w:type="dxa"/>
          </w:tcPr>
          <w:p w14:paraId="0342F48D" w14:textId="77777777" w:rsidR="00AF35E4" w:rsidRDefault="00AF35E4">
            <w:pPr>
              <w:rPr>
                <w:rStyle w:val="Emphasis"/>
              </w:rPr>
            </w:pPr>
          </w:p>
          <w:p w14:paraId="07C16422" w14:textId="77777777" w:rsidR="00AF35E4" w:rsidRDefault="00AF35E4">
            <w:pPr>
              <w:rPr>
                <w:rStyle w:val="Emphasis"/>
              </w:rPr>
            </w:pPr>
          </w:p>
          <w:p w14:paraId="00B319D7" w14:textId="3AAC86EF" w:rsidR="00A55A9B" w:rsidRPr="00AF35E4" w:rsidRDefault="00A55A9B">
            <w:pPr>
              <w:rPr>
                <w:rFonts w:ascii="Arial" w:hAnsi="Arial" w:cs="Arial"/>
              </w:rPr>
            </w:pPr>
            <w:r w:rsidRPr="00AF35E4">
              <w:rPr>
                <w:rStyle w:val="Emphasis"/>
                <w:rFonts w:ascii="Arial" w:hAnsi="Arial" w:cs="Arial"/>
              </w:rPr>
              <w:t>Narrator (Voiceover)</w:t>
            </w:r>
            <w:r w:rsidRPr="00AF35E4">
              <w:rPr>
                <w:rFonts w:ascii="Arial" w:hAnsi="Arial" w:cs="Arial"/>
              </w:rPr>
              <w:t>:</w:t>
            </w:r>
          </w:p>
          <w:p w14:paraId="3F56F9F0" w14:textId="663EEB2D" w:rsidR="003879F1" w:rsidRPr="00AF35E4" w:rsidRDefault="00A55A9B">
            <w:pPr>
              <w:rPr>
                <w:rFonts w:ascii="Arial" w:eastAsia="Gulim" w:hAnsi="Arial" w:cs="Arial"/>
                <w:i/>
                <w:iCs/>
              </w:rPr>
            </w:pPr>
            <w:r w:rsidRPr="00AF35E4">
              <w:rPr>
                <w:rFonts w:ascii="Arial" w:hAnsi="Arial" w:cs="Arial"/>
              </w:rPr>
              <w:lastRenderedPageBreak/>
              <w:br/>
              <w:t>"The decision to purchase is made. Now, let’s follow the product</w:t>
            </w:r>
            <w:del w:id="28" w:author="Katie Dow" w:date="2025-05-07T14:43:00Z" w16du:dateUtc="2025-05-07T18:43:00Z">
              <w:r w:rsidRPr="00AF35E4" w:rsidDel="006C4072">
                <w:rPr>
                  <w:rFonts w:ascii="Arial" w:hAnsi="Arial" w:cs="Arial"/>
                </w:rPr>
                <w:delText xml:space="preserve"> back through its </w:delText>
              </w:r>
            </w:del>
            <w:del w:id="29" w:author="Katie Dow" w:date="2025-05-07T14:42:00Z" w16du:dateUtc="2025-05-07T18:42:00Z">
              <w:r w:rsidRPr="00AF35E4" w:rsidDel="008804E3">
                <w:rPr>
                  <w:rFonts w:ascii="Arial" w:hAnsi="Arial" w:cs="Arial"/>
                </w:rPr>
                <w:delText>journey</w:delText>
              </w:r>
            </w:del>
            <w:ins w:id="30" w:author="Katie Dow" w:date="2025-05-07T14:43:00Z" w16du:dateUtc="2025-05-07T18:43:00Z">
              <w:r w:rsidR="006C4072">
                <w:rPr>
                  <w:rFonts w:ascii="Arial" w:hAnsi="Arial" w:cs="Arial"/>
                </w:rPr>
                <w:t xml:space="preserve"> through its data</w:t>
              </w:r>
            </w:ins>
            <w:ins w:id="31" w:author="Katie Dow" w:date="2025-05-07T14:44:00Z" w16du:dateUtc="2025-05-07T18:44:00Z">
              <w:r w:rsidR="00C4324D">
                <w:rPr>
                  <w:rFonts w:ascii="Arial" w:hAnsi="Arial" w:cs="Arial"/>
                </w:rPr>
                <w:t xml:space="preserve"> </w:t>
              </w:r>
            </w:ins>
            <w:ins w:id="32" w:author="Katie Dow" w:date="2025-05-07T14:43:00Z" w16du:dateUtc="2025-05-07T18:43:00Z">
              <w:r w:rsidR="006C4072">
                <w:rPr>
                  <w:rFonts w:ascii="Arial" w:hAnsi="Arial" w:cs="Arial"/>
                </w:rPr>
                <w:t>lifecycle</w:t>
              </w:r>
            </w:ins>
            <w:r w:rsidRPr="00AF35E4">
              <w:rPr>
                <w:rFonts w:ascii="Arial" w:hAnsi="Arial" w:cs="Arial"/>
              </w:rPr>
              <w:t>."</w:t>
            </w:r>
          </w:p>
        </w:tc>
        <w:tc>
          <w:tcPr>
            <w:tcW w:w="450" w:type="dxa"/>
          </w:tcPr>
          <w:p w14:paraId="2C69B201" w14:textId="77777777" w:rsidR="00AF35E4" w:rsidRDefault="00AF35E4">
            <w:pPr>
              <w:rPr>
                <w:rFonts w:ascii="Arial" w:eastAsia="Gulim" w:hAnsi="Arial" w:cs="Arial"/>
              </w:rPr>
            </w:pPr>
          </w:p>
          <w:p w14:paraId="12BE585C" w14:textId="77777777" w:rsidR="00AF35E4" w:rsidRDefault="00AF35E4">
            <w:pPr>
              <w:rPr>
                <w:rFonts w:ascii="Arial" w:eastAsia="Gulim" w:hAnsi="Arial" w:cs="Arial"/>
              </w:rPr>
            </w:pPr>
          </w:p>
          <w:p w14:paraId="47AA3859" w14:textId="77777777" w:rsidR="00AF35E4" w:rsidRDefault="00AF35E4">
            <w:pPr>
              <w:rPr>
                <w:rFonts w:ascii="Arial" w:eastAsia="Gulim" w:hAnsi="Arial" w:cs="Arial"/>
              </w:rPr>
            </w:pPr>
          </w:p>
          <w:p w14:paraId="100242A8" w14:textId="77777777" w:rsidR="00AF35E4" w:rsidRDefault="00AF35E4">
            <w:pPr>
              <w:rPr>
                <w:rFonts w:ascii="Arial" w:eastAsia="Gulim" w:hAnsi="Arial" w:cs="Arial"/>
              </w:rPr>
            </w:pPr>
          </w:p>
          <w:p w14:paraId="06BF33BF" w14:textId="684090DC" w:rsidR="00016B25" w:rsidRPr="00AF35E4" w:rsidRDefault="00365D9D">
            <w:pPr>
              <w:rPr>
                <w:rFonts w:ascii="Arial" w:eastAsia="Gulim" w:hAnsi="Arial" w:cs="Arial"/>
              </w:rPr>
            </w:pPr>
            <w:r w:rsidRPr="00AF35E4">
              <w:rPr>
                <w:rFonts w:ascii="Arial" w:eastAsia="Gulim" w:hAnsi="Arial" w:cs="Arial"/>
              </w:rPr>
              <w:t>2</w:t>
            </w:r>
          </w:p>
        </w:tc>
        <w:tc>
          <w:tcPr>
            <w:tcW w:w="4585" w:type="dxa"/>
          </w:tcPr>
          <w:p w14:paraId="69765E7B" w14:textId="77777777" w:rsidR="00B275FD" w:rsidRDefault="00B275FD" w:rsidP="00A55A9B">
            <w:pPr>
              <w:spacing w:before="100" w:beforeAutospacing="1" w:after="100" w:afterAutospacing="1"/>
              <w:rPr>
                <w:rFonts w:ascii="Arial" w:hAnsi="Arial" w:cs="Arial"/>
              </w:rPr>
            </w:pPr>
          </w:p>
          <w:p w14:paraId="1A15D392" w14:textId="60A307FD" w:rsidR="00A55A9B" w:rsidRPr="00AF35E4" w:rsidRDefault="00A55A9B" w:rsidP="00A55A9B">
            <w:pPr>
              <w:spacing w:before="100" w:beforeAutospacing="1" w:after="100" w:afterAutospacing="1"/>
              <w:rPr>
                <w:rFonts w:ascii="Arial" w:hAnsi="Arial" w:cs="Arial"/>
              </w:rPr>
            </w:pPr>
            <w:r w:rsidRPr="00AF35E4">
              <w:rPr>
                <w:rFonts w:ascii="Arial" w:hAnsi="Arial" w:cs="Arial"/>
              </w:rPr>
              <w:lastRenderedPageBreak/>
              <w:t> Cut to a close-up of the phone screen, highlighting the information available (SmartLabel, marketing copy, nutritional info, compliance details</w:t>
            </w:r>
            <w:r w:rsidR="00AF35E4">
              <w:rPr>
                <w:rFonts w:ascii="Arial" w:hAnsi="Arial" w:cs="Arial"/>
              </w:rPr>
              <w:t xml:space="preserve"> now on phone</w:t>
            </w:r>
            <w:r w:rsidRPr="00AF35E4">
              <w:rPr>
                <w:rFonts w:ascii="Arial" w:hAnsi="Arial" w:cs="Arial"/>
              </w:rPr>
              <w:t>).</w:t>
            </w:r>
          </w:p>
          <w:p w14:paraId="52624687" w14:textId="77C69C97" w:rsidR="00A55A9B" w:rsidRPr="00AF35E4" w:rsidRDefault="005F11DE" w:rsidP="00A55A9B">
            <w:pPr>
              <w:spacing w:before="100" w:beforeAutospacing="1" w:after="100" w:afterAutospacing="1"/>
              <w:rPr>
                <w:rFonts w:ascii="Arial" w:hAnsi="Arial" w:cs="Arial"/>
              </w:rPr>
            </w:pPr>
            <w:r w:rsidRPr="00AF35E4">
              <w:rPr>
                <w:rFonts w:ascii="Arial" w:hAnsi="Arial" w:cs="Arial"/>
              </w:rPr>
              <w:t> The</w:t>
            </w:r>
            <w:r w:rsidR="00A55A9B" w:rsidRPr="00AF35E4">
              <w:rPr>
                <w:rFonts w:ascii="Arial" w:hAnsi="Arial" w:cs="Arial"/>
              </w:rPr>
              <w:t xml:space="preserve"> consumer smiles, nodding in satisfaction, and places the product in their </w:t>
            </w:r>
            <w:r>
              <w:rPr>
                <w:rFonts w:ascii="Arial" w:hAnsi="Arial" w:cs="Arial"/>
              </w:rPr>
              <w:t>basket</w:t>
            </w:r>
            <w:r w:rsidR="00A55A9B" w:rsidRPr="00AF35E4">
              <w:rPr>
                <w:rFonts w:ascii="Arial" w:hAnsi="Arial" w:cs="Arial"/>
              </w:rPr>
              <w:t>.</w:t>
            </w:r>
          </w:p>
          <w:p w14:paraId="1F38959E" w14:textId="2C72E229" w:rsidR="00A55A9B" w:rsidRPr="00AF35E4" w:rsidRDefault="005F11DE" w:rsidP="00A55A9B">
            <w:pPr>
              <w:spacing w:before="100" w:beforeAutospacing="1" w:after="100" w:afterAutospacing="1"/>
              <w:rPr>
                <w:rFonts w:ascii="Arial" w:hAnsi="Arial" w:cs="Arial"/>
              </w:rPr>
            </w:pPr>
            <w:r w:rsidRPr="00AF35E4">
              <w:rPr>
                <w:rFonts w:ascii="Arial" w:hAnsi="Arial" w:cs="Arial"/>
              </w:rPr>
              <w:t> The</w:t>
            </w:r>
            <w:r w:rsidR="00A55A9B" w:rsidRPr="00AF35E4">
              <w:rPr>
                <w:rFonts w:ascii="Arial" w:hAnsi="Arial" w:cs="Arial"/>
              </w:rPr>
              <w:t xml:space="preserve"> camera pulls back to reveal the consumer walking to the checkout line.</w:t>
            </w:r>
          </w:p>
          <w:p w14:paraId="7030EBC5" w14:textId="77777777" w:rsidR="00016B25" w:rsidRPr="00AF35E4" w:rsidRDefault="00016B25">
            <w:pPr>
              <w:rPr>
                <w:rFonts w:ascii="Arial" w:eastAsia="Gulim" w:hAnsi="Arial" w:cs="Arial"/>
              </w:rPr>
            </w:pPr>
          </w:p>
        </w:tc>
      </w:tr>
      <w:tr w:rsidR="00AF35E4" w:rsidRPr="00AF35E4" w14:paraId="6F3A8A3F" w14:textId="77777777" w:rsidTr="00E33B8C">
        <w:tc>
          <w:tcPr>
            <w:tcW w:w="4315" w:type="dxa"/>
          </w:tcPr>
          <w:p w14:paraId="3FA5BFC2" w14:textId="77777777" w:rsidR="005F11DE" w:rsidRDefault="005F11DE">
            <w:pPr>
              <w:rPr>
                <w:rStyle w:val="Emphasis"/>
                <w:rFonts w:ascii="Arial" w:hAnsi="Arial" w:cs="Arial"/>
              </w:rPr>
            </w:pPr>
          </w:p>
          <w:p w14:paraId="0A426AF2" w14:textId="77777777" w:rsidR="005F11DE" w:rsidRDefault="005F11DE">
            <w:pPr>
              <w:rPr>
                <w:rStyle w:val="Emphasis"/>
              </w:rPr>
            </w:pPr>
          </w:p>
          <w:p w14:paraId="24165FB5" w14:textId="54BA4DAB" w:rsidR="00A55A9B" w:rsidRPr="00AF35E4" w:rsidRDefault="00A55A9B">
            <w:pPr>
              <w:rPr>
                <w:rFonts w:ascii="Arial" w:hAnsi="Arial" w:cs="Arial"/>
              </w:rPr>
            </w:pPr>
            <w:r w:rsidRPr="00AF35E4">
              <w:rPr>
                <w:rStyle w:val="Emphasis"/>
                <w:rFonts w:ascii="Arial" w:hAnsi="Arial" w:cs="Arial"/>
              </w:rPr>
              <w:t>Narrator (Voiceover)</w:t>
            </w:r>
            <w:r w:rsidRPr="00AF35E4">
              <w:rPr>
                <w:rFonts w:ascii="Arial" w:hAnsi="Arial" w:cs="Arial"/>
              </w:rPr>
              <w:t>:</w:t>
            </w:r>
          </w:p>
          <w:p w14:paraId="668EB971" w14:textId="2110FF14" w:rsidR="00365D9D" w:rsidRPr="00AF35E4" w:rsidRDefault="00A55A9B">
            <w:pPr>
              <w:rPr>
                <w:rFonts w:ascii="Arial" w:eastAsia="Gulim" w:hAnsi="Arial" w:cs="Arial"/>
                <w:b/>
                <w:bCs/>
              </w:rPr>
            </w:pPr>
            <w:r w:rsidRPr="00AF35E4">
              <w:rPr>
                <w:rFonts w:ascii="Arial" w:hAnsi="Arial" w:cs="Arial"/>
              </w:rPr>
              <w:br/>
              <w:t>"From the checkout counter, the data doesn't stop. It travels through multiple systems, touching every step of the journey. This is where KO PIM, the backbone of our global data model, ensures everything is synchronized and streamlined."</w:t>
            </w:r>
          </w:p>
        </w:tc>
        <w:tc>
          <w:tcPr>
            <w:tcW w:w="450" w:type="dxa"/>
          </w:tcPr>
          <w:p w14:paraId="0C6D1B1E" w14:textId="7002B767" w:rsidR="00016B25" w:rsidRPr="00AF35E4" w:rsidRDefault="00365D9D">
            <w:pPr>
              <w:rPr>
                <w:rFonts w:ascii="Arial" w:eastAsia="Gulim" w:hAnsi="Arial" w:cs="Arial"/>
              </w:rPr>
            </w:pPr>
            <w:r w:rsidRPr="00AF35E4">
              <w:rPr>
                <w:rFonts w:ascii="Arial" w:eastAsia="Gulim" w:hAnsi="Arial" w:cs="Arial"/>
              </w:rPr>
              <w:t>3</w:t>
            </w:r>
          </w:p>
        </w:tc>
        <w:tc>
          <w:tcPr>
            <w:tcW w:w="4585" w:type="dxa"/>
          </w:tcPr>
          <w:p w14:paraId="73F588D0" w14:textId="46F99E49" w:rsidR="00016B25" w:rsidRPr="00AF35E4" w:rsidRDefault="00A55A9B">
            <w:pPr>
              <w:rPr>
                <w:rStyle w:val="Emphasis"/>
                <w:rFonts w:ascii="Arial" w:hAnsi="Arial" w:cs="Arial"/>
              </w:rPr>
            </w:pPr>
            <w:r w:rsidRPr="00AF35E4">
              <w:rPr>
                <w:rStyle w:val="Strong"/>
                <w:rFonts w:ascii="Arial" w:hAnsi="Arial" w:cs="Arial"/>
              </w:rPr>
              <w:t xml:space="preserve">Scene 2: </w:t>
            </w:r>
            <w:commentRangeStart w:id="33"/>
            <w:commentRangeStart w:id="34"/>
            <w:r w:rsidRPr="00AF35E4">
              <w:rPr>
                <w:rStyle w:val="Strong"/>
                <w:rFonts w:ascii="Arial" w:hAnsi="Arial" w:cs="Arial"/>
              </w:rPr>
              <w:t>Transition</w:t>
            </w:r>
            <w:commentRangeEnd w:id="33"/>
            <w:r w:rsidR="00930C49">
              <w:rPr>
                <w:rStyle w:val="CommentReference"/>
              </w:rPr>
              <w:commentReference w:id="33"/>
            </w:r>
            <w:commentRangeEnd w:id="34"/>
            <w:r w:rsidR="007754B2">
              <w:rPr>
                <w:rStyle w:val="CommentReference"/>
              </w:rPr>
              <w:commentReference w:id="34"/>
            </w:r>
            <w:r w:rsidRPr="00AF35E4">
              <w:rPr>
                <w:rStyle w:val="Strong"/>
                <w:rFonts w:ascii="Arial" w:hAnsi="Arial" w:cs="Arial"/>
              </w:rPr>
              <w:t xml:space="preserve"> to Store Clerk - Data Ripple Effect</w:t>
            </w:r>
            <w:r w:rsidRPr="00AF35E4">
              <w:rPr>
                <w:rFonts w:ascii="Arial" w:hAnsi="Arial" w:cs="Arial"/>
              </w:rPr>
              <w:br/>
            </w:r>
            <w:r w:rsidRPr="00AF35E4">
              <w:rPr>
                <w:rStyle w:val="Emphasis"/>
                <w:rFonts w:ascii="Arial" w:hAnsi="Arial" w:cs="Arial"/>
              </w:rPr>
              <w:t>Exploring Data Flow Backwards</w:t>
            </w:r>
          </w:p>
          <w:p w14:paraId="4E9FDC37" w14:textId="77777777" w:rsidR="00A55A9B" w:rsidRPr="00AF35E4" w:rsidRDefault="00A55A9B">
            <w:pPr>
              <w:rPr>
                <w:rStyle w:val="Emphasis"/>
                <w:rFonts w:ascii="Arial" w:hAnsi="Arial" w:cs="Arial"/>
              </w:rPr>
            </w:pPr>
          </w:p>
          <w:p w14:paraId="2AA24086" w14:textId="6A2159DC" w:rsidR="00A55A9B" w:rsidRPr="00AF35E4" w:rsidRDefault="005F11DE" w:rsidP="00A55A9B">
            <w:pPr>
              <w:spacing w:before="100" w:beforeAutospacing="1" w:after="100" w:afterAutospacing="1"/>
              <w:rPr>
                <w:rFonts w:ascii="Arial" w:hAnsi="Arial" w:cs="Arial"/>
              </w:rPr>
            </w:pPr>
            <w:r w:rsidRPr="00AF35E4">
              <w:rPr>
                <w:rFonts w:ascii="Arial" w:hAnsi="Arial" w:cs="Arial"/>
              </w:rPr>
              <w:t> The</w:t>
            </w:r>
            <w:r w:rsidR="00A55A9B" w:rsidRPr="00AF35E4">
              <w:rPr>
                <w:rFonts w:ascii="Arial" w:hAnsi="Arial" w:cs="Arial"/>
              </w:rPr>
              <w:t xml:space="preserve"> consumer proceeds to the </w:t>
            </w:r>
            <w:commentRangeStart w:id="35"/>
            <w:commentRangeStart w:id="36"/>
            <w:r w:rsidR="00A55A9B" w:rsidRPr="00AF35E4">
              <w:rPr>
                <w:rFonts w:ascii="Arial" w:hAnsi="Arial" w:cs="Arial"/>
              </w:rPr>
              <w:t>checkout</w:t>
            </w:r>
            <w:commentRangeEnd w:id="35"/>
            <w:r w:rsidR="009D2F20">
              <w:rPr>
                <w:rStyle w:val="CommentReference"/>
              </w:rPr>
              <w:commentReference w:id="35"/>
            </w:r>
            <w:commentRangeEnd w:id="36"/>
            <w:r w:rsidR="007754B2">
              <w:rPr>
                <w:rStyle w:val="CommentReference"/>
              </w:rPr>
              <w:commentReference w:id="36"/>
            </w:r>
            <w:r w:rsidR="00A55A9B" w:rsidRPr="00AF35E4">
              <w:rPr>
                <w:rFonts w:ascii="Arial" w:hAnsi="Arial" w:cs="Arial"/>
              </w:rPr>
              <w:t xml:space="preserve"> counter.</w:t>
            </w:r>
          </w:p>
          <w:p w14:paraId="2D9225D4" w14:textId="208F537F" w:rsidR="00A55A9B" w:rsidRPr="00AF35E4" w:rsidRDefault="00A55A9B" w:rsidP="00A55A9B">
            <w:pPr>
              <w:spacing w:before="100" w:beforeAutospacing="1" w:after="100" w:afterAutospacing="1"/>
              <w:rPr>
                <w:rFonts w:ascii="Arial" w:hAnsi="Arial" w:cs="Arial"/>
              </w:rPr>
            </w:pPr>
            <w:r w:rsidRPr="00AF35E4">
              <w:rPr>
                <w:rFonts w:ascii="Arial" w:hAnsi="Arial" w:cs="Arial"/>
              </w:rPr>
              <w:t xml:space="preserve"> </w:t>
            </w:r>
            <w:r w:rsidRPr="00E811F9">
              <w:rPr>
                <w:rFonts w:ascii="Arial" w:hAnsi="Arial" w:cs="Arial"/>
                <w:highlight w:val="green"/>
                <w:rPrChange w:id="37" w:author="Katie Dow" w:date="2025-05-07T15:15:00Z" w16du:dateUtc="2025-05-07T19:15:00Z">
                  <w:rPr>
                    <w:rFonts w:ascii="Arial" w:hAnsi="Arial" w:cs="Arial"/>
                  </w:rPr>
                </w:rPrChange>
              </w:rPr>
              <w:t>The cashier scans the barcode of the product.</w:t>
            </w:r>
          </w:p>
          <w:p w14:paraId="604648FB" w14:textId="0C920C99" w:rsidR="00A55A9B" w:rsidRPr="00AF35E4" w:rsidRDefault="005F11DE" w:rsidP="00A55A9B">
            <w:pPr>
              <w:spacing w:before="100" w:beforeAutospacing="1" w:after="100" w:afterAutospacing="1"/>
              <w:rPr>
                <w:rFonts w:ascii="Arial" w:hAnsi="Arial" w:cs="Arial"/>
              </w:rPr>
            </w:pPr>
            <w:r w:rsidRPr="00AF35E4">
              <w:rPr>
                <w:rFonts w:ascii="Arial" w:hAnsi="Arial" w:cs="Arial"/>
              </w:rPr>
              <w:t xml:space="preserve"> </w:t>
            </w:r>
            <w:r w:rsidRPr="00E811F9">
              <w:rPr>
                <w:rFonts w:ascii="Arial" w:hAnsi="Arial" w:cs="Arial"/>
                <w:highlight w:val="green"/>
                <w:rPrChange w:id="38" w:author="Katie Dow" w:date="2025-05-07T15:15:00Z" w16du:dateUtc="2025-05-07T19:15:00Z">
                  <w:rPr>
                    <w:rFonts w:ascii="Arial" w:hAnsi="Arial" w:cs="Arial"/>
                  </w:rPr>
                </w:rPrChange>
              </w:rPr>
              <w:t>On</w:t>
            </w:r>
            <w:r w:rsidR="00A55A9B" w:rsidRPr="00E811F9">
              <w:rPr>
                <w:rFonts w:ascii="Arial" w:hAnsi="Arial" w:cs="Arial"/>
                <w:highlight w:val="green"/>
                <w:rPrChange w:id="39" w:author="Katie Dow" w:date="2025-05-07T15:15:00Z" w16du:dateUtc="2025-05-07T19:15:00Z">
                  <w:rPr>
                    <w:rFonts w:ascii="Arial" w:hAnsi="Arial" w:cs="Arial"/>
                  </w:rPr>
                </w:rPrChange>
              </w:rPr>
              <w:t>-screen, we show a data “ripple” effect</w:t>
            </w:r>
            <w:r w:rsidRPr="00E811F9">
              <w:rPr>
                <w:rFonts w:ascii="Arial" w:hAnsi="Arial" w:cs="Arial"/>
                <w:highlight w:val="green"/>
                <w:rPrChange w:id="40" w:author="Katie Dow" w:date="2025-05-07T15:15:00Z" w16du:dateUtc="2025-05-07T19:15:00Z">
                  <w:rPr>
                    <w:rFonts w:ascii="Arial" w:hAnsi="Arial" w:cs="Arial"/>
                  </w:rPr>
                </w:rPrChange>
              </w:rPr>
              <w:t xml:space="preserve"> as we transition from in-store</w:t>
            </w:r>
            <w:r w:rsidR="008E6003" w:rsidRPr="00E811F9">
              <w:rPr>
                <w:rFonts w:ascii="Arial" w:hAnsi="Arial" w:cs="Arial"/>
                <w:highlight w:val="green"/>
                <w:rPrChange w:id="41" w:author="Katie Dow" w:date="2025-05-07T15:15:00Z" w16du:dateUtc="2025-05-07T19:15:00Z">
                  <w:rPr>
                    <w:rFonts w:ascii="Arial" w:hAnsi="Arial" w:cs="Arial"/>
                  </w:rPr>
                </w:rPrChange>
              </w:rPr>
              <w:t xml:space="preserve">, zooming </w:t>
            </w:r>
            <w:r w:rsidRPr="00E811F9">
              <w:rPr>
                <w:rFonts w:ascii="Arial" w:hAnsi="Arial" w:cs="Arial"/>
                <w:highlight w:val="green"/>
                <w:rPrChange w:id="42" w:author="Katie Dow" w:date="2025-05-07T15:15:00Z" w16du:dateUtc="2025-05-07T19:15:00Z">
                  <w:rPr>
                    <w:rFonts w:ascii="Arial" w:hAnsi="Arial" w:cs="Arial"/>
                  </w:rPr>
                </w:rPrChange>
              </w:rPr>
              <w:t>into the barcode information --</w:t>
            </w:r>
            <w:r w:rsidR="00A55A9B" w:rsidRPr="00E811F9">
              <w:rPr>
                <w:rFonts w:ascii="Arial" w:hAnsi="Arial" w:cs="Arial"/>
                <w:highlight w:val="green"/>
                <w:rPrChange w:id="43" w:author="Katie Dow" w:date="2025-05-07T15:15:00Z" w16du:dateUtc="2025-05-07T19:15:00Z">
                  <w:rPr>
                    <w:rFonts w:ascii="Arial" w:hAnsi="Arial" w:cs="Arial"/>
                  </w:rPr>
                </w:rPrChange>
              </w:rPr>
              <w:t xml:space="preserve"> visually </w:t>
            </w:r>
            <w:r w:rsidRPr="00E811F9">
              <w:rPr>
                <w:rFonts w:ascii="Arial" w:hAnsi="Arial" w:cs="Arial"/>
                <w:highlight w:val="green"/>
                <w:rPrChange w:id="44" w:author="Katie Dow" w:date="2025-05-07T15:15:00Z" w16du:dateUtc="2025-05-07T19:15:00Z">
                  <w:rPr>
                    <w:rFonts w:ascii="Arial" w:hAnsi="Arial" w:cs="Arial"/>
                  </w:rPr>
                </w:rPrChange>
              </w:rPr>
              <w:t xml:space="preserve">showcasing </w:t>
            </w:r>
            <w:r w:rsidR="00A55A9B" w:rsidRPr="00E811F9">
              <w:rPr>
                <w:rFonts w:ascii="Arial" w:hAnsi="Arial" w:cs="Arial"/>
                <w:highlight w:val="green"/>
                <w:rPrChange w:id="45" w:author="Katie Dow" w:date="2025-05-07T15:15:00Z" w16du:dateUtc="2025-05-07T19:15:00Z">
                  <w:rPr>
                    <w:rFonts w:ascii="Arial" w:hAnsi="Arial" w:cs="Arial"/>
                  </w:rPr>
                </w:rPrChange>
              </w:rPr>
              <w:t>data</w:t>
            </w:r>
            <w:r w:rsidRPr="00E811F9">
              <w:rPr>
                <w:rFonts w:ascii="Arial" w:hAnsi="Arial" w:cs="Arial"/>
                <w:highlight w:val="green"/>
                <w:rPrChange w:id="46" w:author="Katie Dow" w:date="2025-05-07T15:15:00Z" w16du:dateUtc="2025-05-07T19:15:00Z">
                  <w:rPr>
                    <w:rFonts w:ascii="Arial" w:hAnsi="Arial" w:cs="Arial"/>
                  </w:rPr>
                </w:rPrChange>
              </w:rPr>
              <w:t xml:space="preserve"> as it </w:t>
            </w:r>
            <w:r w:rsidR="00A55A9B" w:rsidRPr="00E811F9">
              <w:rPr>
                <w:rFonts w:ascii="Arial" w:hAnsi="Arial" w:cs="Arial"/>
                <w:highlight w:val="green"/>
                <w:rPrChange w:id="47" w:author="Katie Dow" w:date="2025-05-07T15:15:00Z" w16du:dateUtc="2025-05-07T19:15:00Z">
                  <w:rPr>
                    <w:rFonts w:ascii="Arial" w:hAnsi="Arial" w:cs="Arial"/>
                  </w:rPr>
                </w:rPrChange>
              </w:rPr>
              <w:t xml:space="preserve">travels along a journey from the store to the </w:t>
            </w:r>
            <w:ins w:id="48" w:author="Katie Dow" w:date="2025-05-07T14:46:00Z" w16du:dateUtc="2025-05-07T18:46:00Z">
              <w:r w:rsidR="00954EDE" w:rsidRPr="00E811F9">
                <w:rPr>
                  <w:rFonts w:ascii="Arial" w:hAnsi="Arial" w:cs="Arial"/>
                  <w:highlight w:val="green"/>
                  <w:rPrChange w:id="49" w:author="Katie Dow" w:date="2025-05-07T15:15:00Z" w16du:dateUtc="2025-05-07T19:15:00Z">
                    <w:rPr>
                      <w:rFonts w:ascii="Arial" w:hAnsi="Arial" w:cs="Arial"/>
                    </w:rPr>
                  </w:rPrChange>
                </w:rPr>
                <w:t>previous</w:t>
              </w:r>
            </w:ins>
            <w:del w:id="50" w:author="Katie Dow" w:date="2025-05-07T14:46:00Z" w16du:dateUtc="2025-05-07T18:46:00Z">
              <w:r w:rsidR="00A55A9B" w:rsidRPr="00E811F9" w:rsidDel="00954EDE">
                <w:rPr>
                  <w:rFonts w:ascii="Arial" w:hAnsi="Arial" w:cs="Arial"/>
                  <w:highlight w:val="green"/>
                  <w:rPrChange w:id="51" w:author="Katie Dow" w:date="2025-05-07T15:15:00Z" w16du:dateUtc="2025-05-07T19:15:00Z">
                    <w:rPr>
                      <w:rFonts w:ascii="Arial" w:hAnsi="Arial" w:cs="Arial"/>
                    </w:rPr>
                  </w:rPrChange>
                </w:rPr>
                <w:delText>next</w:delText>
              </w:r>
            </w:del>
            <w:r w:rsidR="00A55A9B" w:rsidRPr="00E811F9">
              <w:rPr>
                <w:rFonts w:ascii="Arial" w:hAnsi="Arial" w:cs="Arial"/>
                <w:highlight w:val="green"/>
                <w:rPrChange w:id="52" w:author="Katie Dow" w:date="2025-05-07T15:15:00Z" w16du:dateUtc="2025-05-07T19:15:00Z">
                  <w:rPr>
                    <w:rFonts w:ascii="Arial" w:hAnsi="Arial" w:cs="Arial"/>
                  </w:rPr>
                </w:rPrChange>
              </w:rPr>
              <w:t xml:space="preserve"> stages of the supply chain.</w:t>
            </w:r>
          </w:p>
          <w:p w14:paraId="50B5F310" w14:textId="4579E438" w:rsidR="00A55A9B" w:rsidRPr="00AF35E4" w:rsidRDefault="00A55A9B">
            <w:pPr>
              <w:rPr>
                <w:rFonts w:ascii="Arial" w:eastAsia="Gulim" w:hAnsi="Arial" w:cs="Arial"/>
              </w:rPr>
            </w:pPr>
          </w:p>
        </w:tc>
      </w:tr>
      <w:tr w:rsidR="00AF35E4" w:rsidRPr="00AF35E4" w14:paraId="2DD5CF50" w14:textId="77777777" w:rsidTr="00E33B8C">
        <w:tc>
          <w:tcPr>
            <w:tcW w:w="4315" w:type="dxa"/>
          </w:tcPr>
          <w:p w14:paraId="0ADB3DA1" w14:textId="77777777" w:rsidR="00B275FD" w:rsidRDefault="00B275FD">
            <w:pPr>
              <w:rPr>
                <w:rStyle w:val="Emphasis"/>
                <w:rFonts w:ascii="Arial" w:hAnsi="Arial" w:cs="Arial"/>
              </w:rPr>
            </w:pPr>
          </w:p>
          <w:p w14:paraId="633ACF46" w14:textId="4D7E8C5A" w:rsidR="00A55A9B" w:rsidRPr="00AF35E4" w:rsidRDefault="00A55A9B">
            <w:pPr>
              <w:rPr>
                <w:rFonts w:ascii="Arial" w:hAnsi="Arial" w:cs="Arial"/>
              </w:rPr>
            </w:pPr>
            <w:r w:rsidRPr="00AF35E4">
              <w:rPr>
                <w:rStyle w:val="Emphasis"/>
                <w:rFonts w:ascii="Arial" w:hAnsi="Arial" w:cs="Arial"/>
              </w:rPr>
              <w:t>Narrator (Voiceover)</w:t>
            </w:r>
            <w:r w:rsidRPr="00AF35E4">
              <w:rPr>
                <w:rFonts w:ascii="Arial" w:hAnsi="Arial" w:cs="Arial"/>
              </w:rPr>
              <w:t>:</w:t>
            </w:r>
          </w:p>
          <w:p w14:paraId="01110E8E" w14:textId="393DF2DE" w:rsidR="00365D9D" w:rsidRPr="00AF35E4" w:rsidRDefault="00A55A9B">
            <w:pPr>
              <w:rPr>
                <w:rFonts w:ascii="Arial" w:hAnsi="Arial" w:cs="Arial"/>
              </w:rPr>
            </w:pPr>
            <w:r w:rsidRPr="00AF35E4">
              <w:rPr>
                <w:rFonts w:ascii="Arial" w:hAnsi="Arial" w:cs="Arial"/>
              </w:rPr>
              <w:br/>
              <w:t xml:space="preserve">"From the shelf back to the bottler, </w:t>
            </w:r>
            <w:del w:id="53" w:author="Katie Dow" w:date="2025-05-07T14:51:00Z" w16du:dateUtc="2025-05-07T18:51:00Z">
              <w:r w:rsidRPr="00AF35E4" w:rsidDel="006D2E0F">
                <w:rPr>
                  <w:rFonts w:ascii="Arial" w:hAnsi="Arial" w:cs="Arial"/>
                </w:rPr>
                <w:delText xml:space="preserve">every </w:delText>
              </w:r>
            </w:del>
            <w:r w:rsidRPr="00AF35E4">
              <w:rPr>
                <w:rFonts w:ascii="Arial" w:hAnsi="Arial" w:cs="Arial"/>
              </w:rPr>
              <w:t>detail</w:t>
            </w:r>
            <w:ins w:id="54" w:author="Katie Dow" w:date="2025-05-07T14:51:00Z" w16du:dateUtc="2025-05-07T18:51:00Z">
              <w:r w:rsidR="006D2E0F">
                <w:rPr>
                  <w:rFonts w:ascii="Arial" w:hAnsi="Arial" w:cs="Arial"/>
                </w:rPr>
                <w:t>s such as</w:t>
              </w:r>
            </w:ins>
            <w:r w:rsidRPr="00AF35E4">
              <w:rPr>
                <w:rFonts w:ascii="Arial" w:hAnsi="Arial" w:cs="Arial"/>
              </w:rPr>
              <w:t xml:space="preserve"> </w:t>
            </w:r>
            <w:del w:id="55" w:author="Katie Dow" w:date="2025-05-07T14:51:00Z" w16du:dateUtc="2025-05-07T18:51:00Z">
              <w:r w:rsidRPr="00AF35E4" w:rsidDel="00041F8A">
                <w:rPr>
                  <w:rFonts w:ascii="Arial" w:hAnsi="Arial" w:cs="Arial"/>
                </w:rPr>
                <w:delText xml:space="preserve">is captured: </w:delText>
              </w:r>
            </w:del>
            <w:r w:rsidRPr="00AF35E4">
              <w:rPr>
                <w:rFonts w:ascii="Arial" w:hAnsi="Arial" w:cs="Arial"/>
              </w:rPr>
              <w:t>product specifics, inventory</w:t>
            </w:r>
            <w:del w:id="56" w:author="Katie Dow" w:date="2025-05-07T14:53:00Z" w16du:dateUtc="2025-05-07T18:53:00Z">
              <w:r w:rsidRPr="00AF35E4" w:rsidDel="005D7BC8">
                <w:rPr>
                  <w:rFonts w:ascii="Arial" w:hAnsi="Arial" w:cs="Arial"/>
                </w:rPr>
                <w:delText xml:space="preserve"> levels</w:delText>
              </w:r>
            </w:del>
            <w:ins w:id="57" w:author="Katie Dow" w:date="2025-05-07T14:52:00Z" w16du:dateUtc="2025-05-07T18:52:00Z">
              <w:r w:rsidR="005D7BC8">
                <w:rPr>
                  <w:rFonts w:ascii="Arial" w:hAnsi="Arial" w:cs="Arial"/>
                </w:rPr>
                <w:t xml:space="preserve">, </w:t>
              </w:r>
              <w:proofErr w:type="spellStart"/>
              <w:r w:rsidR="005D7BC8">
                <w:rPr>
                  <w:rFonts w:ascii="Arial" w:hAnsi="Arial" w:cs="Arial"/>
                </w:rPr>
                <w:t>and</w:t>
              </w:r>
            </w:ins>
            <w:del w:id="58" w:author="Katie Dow" w:date="2025-05-07T14:52:00Z" w16du:dateUtc="2025-05-07T18:52:00Z">
              <w:r w:rsidRPr="00AF35E4" w:rsidDel="005D7BC8">
                <w:rPr>
                  <w:rFonts w:ascii="Arial" w:hAnsi="Arial" w:cs="Arial"/>
                </w:rPr>
                <w:delText xml:space="preserve">, </w:delText>
              </w:r>
            </w:del>
            <w:r w:rsidRPr="00AF35E4">
              <w:rPr>
                <w:rFonts w:ascii="Arial" w:hAnsi="Arial" w:cs="Arial"/>
              </w:rPr>
              <w:t>forecasts</w:t>
            </w:r>
            <w:del w:id="59" w:author="Katie Dow" w:date="2025-05-07T14:52:00Z" w16du:dateUtc="2025-05-07T18:52:00Z">
              <w:r w:rsidRPr="00AF35E4" w:rsidDel="005D7BC8">
                <w:rPr>
                  <w:rFonts w:ascii="Arial" w:hAnsi="Arial" w:cs="Arial"/>
                </w:rPr>
                <w:delText>, and planning</w:delText>
              </w:r>
            </w:del>
            <w:ins w:id="60" w:author="Katie Dow" w:date="2025-05-07T14:52:00Z" w16du:dateUtc="2025-05-07T18:52:00Z">
              <w:r w:rsidR="005D7BC8">
                <w:rPr>
                  <w:rFonts w:ascii="Arial" w:hAnsi="Arial" w:cs="Arial"/>
                </w:rPr>
                <w:t>.</w:t>
              </w:r>
            </w:ins>
            <w:ins w:id="61" w:author="Katie Dow" w:date="2025-05-07T14:51:00Z" w16du:dateUtc="2025-05-07T18:51:00Z">
              <w:r w:rsidR="000929B9">
                <w:rPr>
                  <w:rFonts w:ascii="Arial" w:hAnsi="Arial" w:cs="Arial"/>
                </w:rPr>
                <w:t>are</w:t>
              </w:r>
              <w:proofErr w:type="spellEnd"/>
              <w:r w:rsidR="000929B9">
                <w:rPr>
                  <w:rFonts w:ascii="Arial" w:hAnsi="Arial" w:cs="Arial"/>
                </w:rPr>
                <w:t xml:space="preserve"> </w:t>
              </w:r>
              <w:r w:rsidR="00E31E96">
                <w:rPr>
                  <w:rFonts w:ascii="Arial" w:hAnsi="Arial" w:cs="Arial"/>
                </w:rPr>
                <w:t>c</w:t>
              </w:r>
            </w:ins>
            <w:ins w:id="62" w:author="Katie Dow" w:date="2025-05-07T14:52:00Z" w16du:dateUtc="2025-05-07T18:52:00Z">
              <w:r w:rsidR="00E31E96">
                <w:rPr>
                  <w:rFonts w:ascii="Arial" w:hAnsi="Arial" w:cs="Arial"/>
                </w:rPr>
                <w:t>onnected</w:t>
              </w:r>
              <w:r w:rsidR="00BF2552">
                <w:rPr>
                  <w:rFonts w:ascii="Arial" w:hAnsi="Arial" w:cs="Arial"/>
                </w:rPr>
                <w:t xml:space="preserve"> </w:t>
              </w:r>
              <w:r w:rsidR="005D1095">
                <w:rPr>
                  <w:rFonts w:ascii="Arial" w:hAnsi="Arial" w:cs="Arial"/>
                </w:rPr>
                <w:t>by data</w:t>
              </w:r>
            </w:ins>
            <w:ins w:id="63" w:author="Katie Dow" w:date="2025-05-07T14:53:00Z" w16du:dateUtc="2025-05-07T18:53:00Z">
              <w:r w:rsidR="003D6299">
                <w:rPr>
                  <w:rFonts w:ascii="Arial" w:hAnsi="Arial" w:cs="Arial"/>
                </w:rPr>
                <w:t xml:space="preserve"> elements</w:t>
              </w:r>
            </w:ins>
            <w:ins w:id="64" w:author="Katie Dow" w:date="2025-05-07T14:52:00Z" w16du:dateUtc="2025-05-07T18:52:00Z">
              <w:r w:rsidR="005D1095">
                <w:rPr>
                  <w:rFonts w:ascii="Arial" w:hAnsi="Arial" w:cs="Arial"/>
                </w:rPr>
                <w:t xml:space="preserve"> from KO PIM</w:t>
              </w:r>
            </w:ins>
            <w:r w:rsidRPr="00AF35E4">
              <w:rPr>
                <w:rFonts w:ascii="Arial" w:hAnsi="Arial" w:cs="Arial"/>
              </w:rPr>
              <w:t xml:space="preserve">. KO PIM collects, centralizes, and ensures that accurate data flows from our systems into the hands of bottlers and partners, driving </w:t>
            </w:r>
            <w:del w:id="65" w:author="Katie Dow" w:date="2025-05-07T14:53:00Z" w16du:dateUtc="2025-05-07T18:53:00Z">
              <w:r w:rsidRPr="00AF35E4" w:rsidDel="004564D7">
                <w:rPr>
                  <w:rFonts w:ascii="Arial" w:hAnsi="Arial" w:cs="Arial"/>
                </w:rPr>
                <w:delText xml:space="preserve">real-time </w:delText>
              </w:r>
              <w:r w:rsidRPr="00AF35E4" w:rsidDel="00FF52B7">
                <w:rPr>
                  <w:rFonts w:ascii="Arial" w:hAnsi="Arial" w:cs="Arial"/>
                </w:rPr>
                <w:delText>decision-making</w:delText>
              </w:r>
            </w:del>
            <w:ins w:id="66" w:author="Katie Dow" w:date="2025-05-07T14:53:00Z" w16du:dateUtc="2025-05-07T18:53:00Z">
              <w:r w:rsidR="00FF52B7">
                <w:rPr>
                  <w:rFonts w:ascii="Arial" w:hAnsi="Arial" w:cs="Arial"/>
                </w:rPr>
                <w:t xml:space="preserve"> </w:t>
              </w:r>
            </w:ins>
            <w:ins w:id="67" w:author="Katie Dow" w:date="2025-05-07T14:54:00Z" w16du:dateUtc="2025-05-07T18:54:00Z">
              <w:r w:rsidR="00FF52B7">
                <w:rPr>
                  <w:rFonts w:ascii="Arial" w:hAnsi="Arial" w:cs="Arial"/>
                </w:rPr>
                <w:t>transactions</w:t>
              </w:r>
            </w:ins>
            <w:r w:rsidRPr="00AF35E4">
              <w:rPr>
                <w:rFonts w:ascii="Arial" w:hAnsi="Arial" w:cs="Arial"/>
              </w:rPr>
              <w:t>."</w:t>
            </w:r>
          </w:p>
          <w:p w14:paraId="0DE7A059" w14:textId="3AD783CA" w:rsidR="00A55A9B" w:rsidRPr="00AF35E4" w:rsidRDefault="00A55A9B">
            <w:pPr>
              <w:rPr>
                <w:rFonts w:ascii="Arial" w:eastAsia="Gulim" w:hAnsi="Arial" w:cs="Arial"/>
                <w:b/>
                <w:bCs/>
              </w:rPr>
            </w:pPr>
          </w:p>
        </w:tc>
        <w:tc>
          <w:tcPr>
            <w:tcW w:w="450" w:type="dxa"/>
          </w:tcPr>
          <w:p w14:paraId="09FF2F5B" w14:textId="2815F42F" w:rsidR="00016B25" w:rsidRPr="00AF35E4" w:rsidRDefault="00365D9D">
            <w:pPr>
              <w:rPr>
                <w:rFonts w:ascii="Arial" w:eastAsia="Gulim" w:hAnsi="Arial" w:cs="Arial"/>
              </w:rPr>
            </w:pPr>
            <w:r w:rsidRPr="00AF35E4">
              <w:rPr>
                <w:rFonts w:ascii="Arial" w:eastAsia="Gulim" w:hAnsi="Arial" w:cs="Arial"/>
              </w:rPr>
              <w:t>5</w:t>
            </w:r>
          </w:p>
        </w:tc>
        <w:tc>
          <w:tcPr>
            <w:tcW w:w="4585" w:type="dxa"/>
          </w:tcPr>
          <w:p w14:paraId="522A9742" w14:textId="77777777" w:rsidR="00B275FD" w:rsidRDefault="00B275FD" w:rsidP="00A55A9B">
            <w:pPr>
              <w:spacing w:before="100" w:beforeAutospacing="1" w:after="100" w:afterAutospacing="1"/>
              <w:rPr>
                <w:rFonts w:ascii="Arial" w:hAnsi="Arial" w:cs="Arial"/>
              </w:rPr>
            </w:pPr>
          </w:p>
          <w:p w14:paraId="00168DE3" w14:textId="40C25004" w:rsidR="00A55A9B" w:rsidRPr="00AF35E4" w:rsidRDefault="005F11DE" w:rsidP="00A55A9B">
            <w:pPr>
              <w:spacing w:before="100" w:beforeAutospacing="1" w:after="100" w:afterAutospacing="1"/>
              <w:rPr>
                <w:rFonts w:ascii="Arial" w:hAnsi="Arial" w:cs="Arial"/>
              </w:rPr>
            </w:pPr>
            <w:r w:rsidRPr="00AF35E4">
              <w:rPr>
                <w:rFonts w:ascii="Arial" w:hAnsi="Arial" w:cs="Arial"/>
              </w:rPr>
              <w:t xml:space="preserve"> </w:t>
            </w:r>
            <w:r w:rsidR="008E6003">
              <w:rPr>
                <w:rFonts w:ascii="Arial" w:hAnsi="Arial" w:cs="Arial"/>
              </w:rPr>
              <w:t>W</w:t>
            </w:r>
            <w:r w:rsidR="008E6003">
              <w:t>e</w:t>
            </w:r>
            <w:r w:rsidR="00A55A9B" w:rsidRPr="00AF35E4">
              <w:rPr>
                <w:rFonts w:ascii="Arial" w:hAnsi="Arial" w:cs="Arial"/>
              </w:rPr>
              <w:t xml:space="preserve"> </w:t>
            </w:r>
            <w:r w:rsidR="008E6003" w:rsidRPr="00AF35E4">
              <w:rPr>
                <w:rFonts w:ascii="Arial" w:hAnsi="Arial" w:cs="Arial"/>
              </w:rPr>
              <w:t>transition</w:t>
            </w:r>
            <w:r w:rsidR="00A55A9B" w:rsidRPr="00AF35E4">
              <w:rPr>
                <w:rFonts w:ascii="Arial" w:hAnsi="Arial" w:cs="Arial"/>
              </w:rPr>
              <w:t xml:space="preserve"> to a delivery truck pulling into a </w:t>
            </w:r>
            <w:commentRangeStart w:id="68"/>
            <w:commentRangeStart w:id="69"/>
            <w:r w:rsidR="00A55A9B" w:rsidRPr="00AF35E4">
              <w:rPr>
                <w:rFonts w:ascii="Arial" w:hAnsi="Arial" w:cs="Arial"/>
              </w:rPr>
              <w:t>bottler’s</w:t>
            </w:r>
            <w:commentRangeEnd w:id="68"/>
            <w:r w:rsidR="0025135C">
              <w:rPr>
                <w:rStyle w:val="CommentReference"/>
              </w:rPr>
              <w:commentReference w:id="68"/>
            </w:r>
            <w:commentRangeEnd w:id="69"/>
            <w:r w:rsidR="007754B2">
              <w:rPr>
                <w:rStyle w:val="CommentReference"/>
              </w:rPr>
              <w:commentReference w:id="69"/>
            </w:r>
            <w:r w:rsidR="00A55A9B" w:rsidRPr="00AF35E4">
              <w:rPr>
                <w:rFonts w:ascii="Arial" w:hAnsi="Arial" w:cs="Arial"/>
              </w:rPr>
              <w:t xml:space="preserve"> warehouse, unloading products.</w:t>
            </w:r>
          </w:p>
          <w:p w14:paraId="6FA76D06" w14:textId="4BD9033A" w:rsidR="00016B25" w:rsidRPr="00AF35E4" w:rsidRDefault="005F11DE" w:rsidP="00A55A9B">
            <w:pPr>
              <w:spacing w:before="100" w:beforeAutospacing="1" w:after="100" w:afterAutospacing="1"/>
              <w:rPr>
                <w:rFonts w:ascii="Arial" w:hAnsi="Arial" w:cs="Arial"/>
              </w:rPr>
            </w:pPr>
            <w:r w:rsidRPr="00AF35E4">
              <w:rPr>
                <w:rFonts w:ascii="Arial" w:hAnsi="Arial" w:cs="Arial"/>
              </w:rPr>
              <w:t> Data</w:t>
            </w:r>
            <w:r w:rsidR="00A55A9B" w:rsidRPr="00AF35E4">
              <w:rPr>
                <w:rFonts w:ascii="Arial" w:hAnsi="Arial" w:cs="Arial"/>
              </w:rPr>
              <w:t xml:space="preserve"> streams continue, </w:t>
            </w:r>
            <w:r w:rsidR="000301A7">
              <w:rPr>
                <w:rFonts w:ascii="Arial" w:hAnsi="Arial" w:cs="Arial"/>
              </w:rPr>
              <w:t>showcasing decision making and bottlers in their workplace.</w:t>
            </w:r>
          </w:p>
          <w:p w14:paraId="1DC8724E" w14:textId="7945F41E" w:rsidR="00A55A9B" w:rsidRPr="00AF35E4" w:rsidRDefault="00A55A9B" w:rsidP="00A55A9B">
            <w:pPr>
              <w:spacing w:before="100" w:beforeAutospacing="1" w:after="100" w:afterAutospacing="1"/>
              <w:rPr>
                <w:rFonts w:ascii="Arial" w:hAnsi="Arial" w:cs="Arial"/>
              </w:rPr>
            </w:pPr>
          </w:p>
        </w:tc>
      </w:tr>
      <w:tr w:rsidR="00AF35E4" w:rsidRPr="00AF35E4" w14:paraId="32D7994D" w14:textId="77777777" w:rsidTr="00E33B8C">
        <w:tc>
          <w:tcPr>
            <w:tcW w:w="4315" w:type="dxa"/>
          </w:tcPr>
          <w:p w14:paraId="568C08C0" w14:textId="77777777" w:rsidR="00A55A9B" w:rsidRPr="00AF35E4" w:rsidRDefault="00A55A9B">
            <w:pPr>
              <w:rPr>
                <w:rFonts w:ascii="Arial" w:hAnsi="Arial" w:cs="Arial"/>
              </w:rPr>
            </w:pPr>
            <w:r w:rsidRPr="00AF35E4">
              <w:rPr>
                <w:rStyle w:val="Emphasis"/>
                <w:rFonts w:ascii="Arial" w:hAnsi="Arial" w:cs="Arial"/>
              </w:rPr>
              <w:t>Narrator (Voiceover)</w:t>
            </w:r>
            <w:r w:rsidRPr="00AF35E4">
              <w:rPr>
                <w:rFonts w:ascii="Arial" w:hAnsi="Arial" w:cs="Arial"/>
              </w:rPr>
              <w:t>:</w:t>
            </w:r>
          </w:p>
          <w:p w14:paraId="3843B8C3" w14:textId="2ABC0016" w:rsidR="00365D9D" w:rsidRPr="00AF35E4" w:rsidRDefault="00A55A9B">
            <w:pPr>
              <w:rPr>
                <w:rFonts w:ascii="Arial" w:eastAsia="Gulim" w:hAnsi="Arial" w:cs="Arial"/>
                <w:b/>
                <w:bCs/>
              </w:rPr>
            </w:pPr>
            <w:r w:rsidRPr="00AF35E4">
              <w:rPr>
                <w:rFonts w:ascii="Arial" w:hAnsi="Arial" w:cs="Arial"/>
              </w:rPr>
              <w:lastRenderedPageBreak/>
              <w:br/>
              <w:t>"KO</w:t>
            </w:r>
            <w:ins w:id="70" w:author="Katie Dow" w:date="2025-05-07T15:00:00Z" w16du:dateUtc="2025-05-07T19:00:00Z">
              <w:r w:rsidR="00291BF5">
                <w:rPr>
                  <w:rFonts w:ascii="Arial" w:hAnsi="Arial" w:cs="Arial"/>
                </w:rPr>
                <w:t xml:space="preserve"> PIM isn’t just for the Digital Shelf</w:t>
              </w:r>
              <w:r w:rsidR="00C05FC9">
                <w:rPr>
                  <w:rFonts w:ascii="Arial" w:hAnsi="Arial" w:cs="Arial"/>
                </w:rPr>
                <w:t xml:space="preserve"> </w:t>
              </w:r>
            </w:ins>
            <w:del w:id="71" w:author="Katie Dow" w:date="2025-05-07T14:59:00Z" w16du:dateUtc="2025-05-07T18:59:00Z">
              <w:r w:rsidRPr="00AF35E4" w:rsidDel="003D27A9">
                <w:rPr>
                  <w:rFonts w:ascii="Arial" w:hAnsi="Arial" w:cs="Arial"/>
                </w:rPr>
                <w:delText xml:space="preserve"> PIM isn't just </w:delText>
              </w:r>
              <w:r w:rsidRPr="00AF35E4" w:rsidDel="00AB484F">
                <w:rPr>
                  <w:rFonts w:ascii="Arial" w:hAnsi="Arial" w:cs="Arial"/>
                </w:rPr>
                <w:delText>an ecomm tool</w:delText>
              </w:r>
            </w:del>
            <w:del w:id="72" w:author="Katie Dow" w:date="2025-05-07T15:00:00Z" w16du:dateUtc="2025-05-07T19:00:00Z">
              <w:r w:rsidRPr="00AF35E4" w:rsidDel="00291BF5">
                <w:rPr>
                  <w:rFonts w:ascii="Arial" w:hAnsi="Arial" w:cs="Arial"/>
                </w:rPr>
                <w:delText xml:space="preserve">; </w:delText>
              </w:r>
            </w:del>
            <w:r w:rsidRPr="00AF35E4">
              <w:rPr>
                <w:rFonts w:ascii="Arial" w:hAnsi="Arial" w:cs="Arial"/>
              </w:rPr>
              <w:t xml:space="preserve">it’s an enabler for brick-and-mortar operations </w:t>
            </w:r>
            <w:ins w:id="73" w:author="Katie Dow" w:date="2025-05-07T15:01:00Z" w16du:dateUtc="2025-05-07T19:01:00Z">
              <w:r w:rsidR="00C215FE">
                <w:rPr>
                  <w:rFonts w:ascii="Arial" w:hAnsi="Arial" w:cs="Arial"/>
                </w:rPr>
                <w:t xml:space="preserve">and </w:t>
              </w:r>
              <w:r w:rsidR="00EF1D70">
                <w:rPr>
                  <w:rFonts w:ascii="Arial" w:hAnsi="Arial" w:cs="Arial"/>
                </w:rPr>
                <w:t xml:space="preserve">product commercialization </w:t>
              </w:r>
            </w:ins>
            <w:r w:rsidRPr="00AF35E4">
              <w:rPr>
                <w:rFonts w:ascii="Arial" w:hAnsi="Arial" w:cs="Arial"/>
              </w:rPr>
              <w:t>too. By connecting all critical data, it powers tools like Workfront, KOArt, and KO Assets, ensuring that every piece of content, every piece of data, is governed and maintained with precision."</w:t>
            </w:r>
          </w:p>
        </w:tc>
        <w:tc>
          <w:tcPr>
            <w:tcW w:w="450" w:type="dxa"/>
          </w:tcPr>
          <w:p w14:paraId="1913E297" w14:textId="6D457D4C" w:rsidR="00016B25" w:rsidRPr="00AF35E4" w:rsidRDefault="00365D9D">
            <w:pPr>
              <w:rPr>
                <w:rFonts w:ascii="Arial" w:eastAsia="Gulim" w:hAnsi="Arial" w:cs="Arial"/>
              </w:rPr>
            </w:pPr>
            <w:r w:rsidRPr="00AF35E4">
              <w:rPr>
                <w:rFonts w:ascii="Arial" w:eastAsia="Gulim" w:hAnsi="Arial" w:cs="Arial"/>
              </w:rPr>
              <w:lastRenderedPageBreak/>
              <w:t>6</w:t>
            </w:r>
          </w:p>
        </w:tc>
        <w:tc>
          <w:tcPr>
            <w:tcW w:w="4585" w:type="dxa"/>
          </w:tcPr>
          <w:p w14:paraId="5B4665D7" w14:textId="77777777" w:rsidR="00A55A9B" w:rsidRPr="00AF35E4" w:rsidRDefault="00A55A9B" w:rsidP="00A55A9B">
            <w:pPr>
              <w:spacing w:before="100" w:beforeAutospacing="1" w:after="100" w:afterAutospacing="1"/>
              <w:rPr>
                <w:rFonts w:ascii="Arial" w:hAnsi="Arial" w:cs="Arial"/>
              </w:rPr>
            </w:pPr>
            <w:r w:rsidRPr="00AF35E4">
              <w:rPr>
                <w:rStyle w:val="Strong"/>
                <w:rFonts w:ascii="Arial" w:hAnsi="Arial" w:cs="Arial"/>
              </w:rPr>
              <w:t>Scene 3: Bottler Receiving Data from KO PIM</w:t>
            </w:r>
            <w:r w:rsidRPr="00AF35E4">
              <w:rPr>
                <w:rFonts w:ascii="Arial" w:hAnsi="Arial" w:cs="Arial"/>
              </w:rPr>
              <w:br/>
            </w:r>
            <w:r w:rsidRPr="00AF35E4">
              <w:rPr>
                <w:rStyle w:val="Emphasis"/>
                <w:rFonts w:ascii="Arial" w:hAnsi="Arial" w:cs="Arial"/>
              </w:rPr>
              <w:lastRenderedPageBreak/>
              <w:t>Explaining Bottler Integration and Data Flow</w:t>
            </w:r>
          </w:p>
          <w:p w14:paraId="36BDC485" w14:textId="77777777" w:rsidR="00A55A9B" w:rsidRPr="00AF35E4" w:rsidRDefault="00A55A9B" w:rsidP="00A55A9B">
            <w:pPr>
              <w:spacing w:before="100" w:beforeAutospacing="1" w:after="100" w:afterAutospacing="1"/>
              <w:rPr>
                <w:rFonts w:ascii="Arial" w:hAnsi="Arial" w:cs="Arial"/>
              </w:rPr>
            </w:pPr>
            <w:r w:rsidRPr="00AF35E4">
              <w:rPr>
                <w:rStyle w:val="Strong"/>
                <w:rFonts w:ascii="Arial" w:hAnsi="Arial" w:cs="Arial"/>
              </w:rPr>
              <w:t>VISUAL:</w:t>
            </w:r>
          </w:p>
          <w:p w14:paraId="1468F87E" w14:textId="6CC1D7BB" w:rsidR="000301A7" w:rsidRDefault="00A55A9B" w:rsidP="000301A7">
            <w:pPr>
              <w:numPr>
                <w:ilvl w:val="0"/>
                <w:numId w:val="3"/>
              </w:numPr>
              <w:spacing w:before="100" w:beforeAutospacing="1" w:after="100" w:afterAutospacing="1"/>
              <w:rPr>
                <w:rFonts w:ascii="Arial" w:hAnsi="Arial" w:cs="Arial"/>
              </w:rPr>
            </w:pPr>
            <w:r w:rsidRPr="00AF35E4">
              <w:rPr>
                <w:rFonts w:ascii="Arial" w:hAnsi="Arial" w:cs="Arial"/>
              </w:rPr>
              <w:t>Show bottler</w:t>
            </w:r>
            <w:r w:rsidR="00802644">
              <w:rPr>
                <w:rFonts w:ascii="Arial" w:hAnsi="Arial" w:cs="Arial"/>
              </w:rPr>
              <w:t xml:space="preserve"> b-roll (need assets)</w:t>
            </w:r>
            <w:r w:rsidRPr="00AF35E4">
              <w:rPr>
                <w:rFonts w:ascii="Arial" w:hAnsi="Arial" w:cs="Arial"/>
              </w:rPr>
              <w:t xml:space="preserve"> receiving and interacting with the product data at their warehouse (product packaging, inventory management systems, etc.).</w:t>
            </w:r>
          </w:p>
          <w:p w14:paraId="74B3BC89" w14:textId="77777777" w:rsidR="00802644" w:rsidRPr="00802644" w:rsidRDefault="00802644" w:rsidP="00802644">
            <w:pPr>
              <w:spacing w:before="100" w:beforeAutospacing="1" w:after="100" w:afterAutospacing="1"/>
              <w:rPr>
                <w:rFonts w:ascii="Arial" w:hAnsi="Arial" w:cs="Arial"/>
              </w:rPr>
            </w:pPr>
          </w:p>
          <w:p w14:paraId="2213F696" w14:textId="4F227564" w:rsidR="00A55A9B" w:rsidRPr="00AF35E4" w:rsidRDefault="00802644" w:rsidP="00A55A9B">
            <w:pPr>
              <w:numPr>
                <w:ilvl w:val="0"/>
                <w:numId w:val="3"/>
              </w:numPr>
              <w:spacing w:before="100" w:beforeAutospacing="1" w:after="100" w:afterAutospacing="1"/>
              <w:rPr>
                <w:rFonts w:ascii="Arial" w:hAnsi="Arial" w:cs="Arial"/>
              </w:rPr>
            </w:pPr>
            <w:r>
              <w:rPr>
                <w:rFonts w:ascii="Arial" w:hAnsi="Arial" w:cs="Arial"/>
              </w:rPr>
              <w:t>Show</w:t>
            </w:r>
            <w:r w:rsidR="00A55A9B" w:rsidRPr="00AF35E4">
              <w:rPr>
                <w:rFonts w:ascii="Arial" w:hAnsi="Arial" w:cs="Arial"/>
              </w:rPr>
              <w:t xml:space="preserve"> </w:t>
            </w:r>
            <w:r>
              <w:rPr>
                <w:rFonts w:ascii="Arial" w:hAnsi="Arial" w:cs="Arial"/>
              </w:rPr>
              <w:t xml:space="preserve">screen recording of </w:t>
            </w:r>
            <w:r w:rsidR="00A55A9B" w:rsidRPr="00AF35E4">
              <w:rPr>
                <w:rFonts w:ascii="Arial" w:hAnsi="Arial" w:cs="Arial"/>
              </w:rPr>
              <w:t xml:space="preserve">how bottlers use KO PIM to access </w:t>
            </w:r>
            <w:del w:id="74" w:author="Katie Dow" w:date="2025-05-07T14:58:00Z" w16du:dateUtc="2025-05-07T18:58:00Z">
              <w:r w:rsidR="00A55A9B" w:rsidRPr="00AF35E4" w:rsidDel="00C22B8D">
                <w:rPr>
                  <w:rFonts w:ascii="Arial" w:hAnsi="Arial" w:cs="Arial"/>
                </w:rPr>
                <w:delText>data like</w:delText>
              </w:r>
            </w:del>
            <w:r w:rsidR="00A55A9B" w:rsidRPr="00AF35E4">
              <w:rPr>
                <w:rFonts w:ascii="Arial" w:hAnsi="Arial" w:cs="Arial"/>
              </w:rPr>
              <w:t xml:space="preserve"> product d</w:t>
            </w:r>
            <w:ins w:id="75" w:author="Katie Dow" w:date="2025-05-07T14:58:00Z" w16du:dateUtc="2025-05-07T18:58:00Z">
              <w:r w:rsidR="00C22B8D">
                <w:rPr>
                  <w:rFonts w:ascii="Arial" w:hAnsi="Arial" w:cs="Arial"/>
                </w:rPr>
                <w:t xml:space="preserve">ata and </w:t>
              </w:r>
              <w:commentRangeStart w:id="76"/>
              <w:commentRangeStart w:id="77"/>
              <w:r w:rsidR="00C22B8D">
                <w:rPr>
                  <w:rFonts w:ascii="Arial" w:hAnsi="Arial" w:cs="Arial"/>
                </w:rPr>
                <w:t>imagery</w:t>
              </w:r>
            </w:ins>
            <w:del w:id="78" w:author="Katie Dow" w:date="2025-05-07T14:58:00Z" w16du:dateUtc="2025-05-07T18:58:00Z">
              <w:r w:rsidR="00A55A9B" w:rsidRPr="00AF35E4" w:rsidDel="00C22B8D">
                <w:rPr>
                  <w:rFonts w:ascii="Arial" w:hAnsi="Arial" w:cs="Arial"/>
                </w:rPr>
                <w:delText>etails</w:delText>
              </w:r>
            </w:del>
            <w:commentRangeEnd w:id="76"/>
            <w:r w:rsidR="00C22B8D">
              <w:rPr>
                <w:rStyle w:val="CommentReference"/>
              </w:rPr>
              <w:commentReference w:id="76"/>
            </w:r>
            <w:commentRangeEnd w:id="77"/>
            <w:r w:rsidR="007754B2">
              <w:rPr>
                <w:rStyle w:val="CommentReference"/>
              </w:rPr>
              <w:commentReference w:id="77"/>
            </w:r>
            <w:r w:rsidR="00A55A9B" w:rsidRPr="00AF35E4">
              <w:rPr>
                <w:rFonts w:ascii="Arial" w:hAnsi="Arial" w:cs="Arial"/>
              </w:rPr>
              <w:t xml:space="preserve">, </w:t>
            </w:r>
            <w:del w:id="79" w:author="Katie Dow" w:date="2025-05-07T14:58:00Z" w16du:dateUtc="2025-05-07T18:58:00Z">
              <w:r w:rsidR="00A55A9B" w:rsidRPr="00AF35E4" w:rsidDel="00B533C8">
                <w:rPr>
                  <w:rFonts w:ascii="Arial" w:hAnsi="Arial" w:cs="Arial"/>
                </w:rPr>
                <w:delText xml:space="preserve">forecasts, and planning info. </w:delText>
              </w:r>
            </w:del>
            <w:r w:rsidR="00A55A9B" w:rsidRPr="00AF35E4">
              <w:rPr>
                <w:rFonts w:ascii="Arial" w:hAnsi="Arial" w:cs="Arial"/>
              </w:rPr>
              <w:t>Include icons or interface visuals of Workfront, KOArt, and KO Assets.</w:t>
            </w:r>
          </w:p>
          <w:p w14:paraId="2AE874DA" w14:textId="0C3B555C" w:rsidR="00FC6213" w:rsidRPr="00AF35E4" w:rsidRDefault="00FC6213">
            <w:pPr>
              <w:rPr>
                <w:rFonts w:ascii="Arial" w:eastAsia="Gulim" w:hAnsi="Arial" w:cs="Arial"/>
                <w:i/>
                <w:iCs/>
              </w:rPr>
            </w:pPr>
          </w:p>
        </w:tc>
      </w:tr>
      <w:tr w:rsidR="00AF35E4" w:rsidRPr="00AF35E4" w14:paraId="756EF84A" w14:textId="77777777" w:rsidTr="00E33B8C">
        <w:tc>
          <w:tcPr>
            <w:tcW w:w="4315" w:type="dxa"/>
          </w:tcPr>
          <w:p w14:paraId="5A7CE093" w14:textId="77777777" w:rsidR="00A55A9B" w:rsidRPr="00AF35E4" w:rsidRDefault="00A55A9B">
            <w:pPr>
              <w:rPr>
                <w:rFonts w:ascii="Arial" w:hAnsi="Arial" w:cs="Arial"/>
              </w:rPr>
            </w:pPr>
            <w:r w:rsidRPr="00AF35E4">
              <w:rPr>
                <w:rStyle w:val="Emphasis"/>
                <w:rFonts w:ascii="Arial" w:hAnsi="Arial" w:cs="Arial"/>
              </w:rPr>
              <w:lastRenderedPageBreak/>
              <w:t>Narrator (Voiceover)</w:t>
            </w:r>
            <w:r w:rsidRPr="00AF35E4">
              <w:rPr>
                <w:rFonts w:ascii="Arial" w:hAnsi="Arial" w:cs="Arial"/>
              </w:rPr>
              <w:t>:</w:t>
            </w:r>
          </w:p>
          <w:p w14:paraId="7517428E" w14:textId="40F32252" w:rsidR="00365D9D" w:rsidRPr="00AF35E4" w:rsidRDefault="00A55A9B">
            <w:pPr>
              <w:rPr>
                <w:rFonts w:ascii="Arial" w:eastAsia="Gulim" w:hAnsi="Arial" w:cs="Arial"/>
                <w:b/>
                <w:bCs/>
              </w:rPr>
            </w:pPr>
            <w:r w:rsidRPr="00AF35E4">
              <w:rPr>
                <w:rFonts w:ascii="Arial" w:hAnsi="Arial" w:cs="Arial"/>
              </w:rPr>
              <w:br/>
            </w:r>
            <w:r w:rsidRPr="0040245D">
              <w:rPr>
                <w:rFonts w:ascii="Arial" w:hAnsi="Arial" w:cs="Arial"/>
                <w:highlight w:val="green"/>
                <w:rPrChange w:id="80" w:author="Katie Dow" w:date="2025-05-07T15:16:00Z" w16du:dateUtc="2025-05-07T19:16:00Z">
                  <w:rPr>
                    <w:rFonts w:ascii="Arial" w:hAnsi="Arial" w:cs="Arial"/>
                  </w:rPr>
                </w:rPrChange>
              </w:rPr>
              <w:t>"Data governance is the heart of KO PIM.</w:t>
            </w:r>
            <w:r w:rsidRPr="00AF35E4">
              <w:rPr>
                <w:rFonts w:ascii="Arial" w:hAnsi="Arial" w:cs="Arial"/>
              </w:rPr>
              <w:t xml:space="preserve"> Clear data ownership, dedicated teams of analysts</w:t>
            </w:r>
            <w:del w:id="81" w:author="Katie Dow" w:date="2025-05-07T15:02:00Z" w16du:dateUtc="2025-05-07T19:02:00Z">
              <w:r w:rsidRPr="00AF35E4" w:rsidDel="00927A38">
                <w:rPr>
                  <w:rFonts w:ascii="Arial" w:hAnsi="Arial" w:cs="Arial"/>
                </w:rPr>
                <w:delText>,</w:delText>
              </w:r>
            </w:del>
            <w:r w:rsidRPr="00AF35E4">
              <w:rPr>
                <w:rFonts w:ascii="Arial" w:hAnsi="Arial" w:cs="Arial"/>
              </w:rPr>
              <w:t xml:space="preserve"> and stewards ensure the integrity of product data, empowering teams to manage the product lifecycle from creation to the shelf—and beyond."</w:t>
            </w:r>
          </w:p>
        </w:tc>
        <w:tc>
          <w:tcPr>
            <w:tcW w:w="450" w:type="dxa"/>
          </w:tcPr>
          <w:p w14:paraId="18612BFD" w14:textId="1DE4BEBA" w:rsidR="00016B25" w:rsidRPr="00AF35E4" w:rsidRDefault="00365D9D">
            <w:pPr>
              <w:rPr>
                <w:rFonts w:ascii="Arial" w:eastAsia="Gulim" w:hAnsi="Arial" w:cs="Arial"/>
              </w:rPr>
            </w:pPr>
            <w:r w:rsidRPr="00AF35E4">
              <w:rPr>
                <w:rFonts w:ascii="Arial" w:eastAsia="Gulim" w:hAnsi="Arial" w:cs="Arial"/>
              </w:rPr>
              <w:t>7</w:t>
            </w:r>
          </w:p>
        </w:tc>
        <w:tc>
          <w:tcPr>
            <w:tcW w:w="4585" w:type="dxa"/>
          </w:tcPr>
          <w:p w14:paraId="73D81C99" w14:textId="5EF90692" w:rsidR="00A55A9B" w:rsidRPr="00AF35E4" w:rsidRDefault="00A55A9B" w:rsidP="00A55A9B">
            <w:pPr>
              <w:spacing w:before="100" w:beforeAutospacing="1" w:after="100" w:afterAutospacing="1"/>
              <w:rPr>
                <w:rFonts w:ascii="Arial" w:hAnsi="Arial" w:cs="Arial"/>
              </w:rPr>
            </w:pPr>
            <w:proofErr w:type="gramStart"/>
            <w:r w:rsidRPr="00AF35E4">
              <w:rPr>
                <w:rFonts w:ascii="Arial" w:hAnsi="Arial" w:cs="Arial"/>
              </w:rPr>
              <w:t>  Show</w:t>
            </w:r>
            <w:proofErr w:type="gramEnd"/>
            <w:r w:rsidRPr="00AF35E4">
              <w:rPr>
                <w:rFonts w:ascii="Arial" w:hAnsi="Arial" w:cs="Arial"/>
              </w:rPr>
              <w:t xml:space="preserve"> the different KO PIM-connected tools (Workfront, KOArt, KO Assets</w:t>
            </w:r>
            <w:ins w:id="82" w:author="Katie Dow" w:date="2025-05-07T15:04:00Z" w16du:dateUtc="2025-05-07T19:04:00Z">
              <w:r w:rsidR="008A76BF">
                <w:rPr>
                  <w:rFonts w:ascii="Arial" w:hAnsi="Arial" w:cs="Arial"/>
                </w:rPr>
                <w:t>,</w:t>
              </w:r>
              <w:r w:rsidR="005049B6">
                <w:rPr>
                  <w:rFonts w:ascii="Arial" w:hAnsi="Arial" w:cs="Arial"/>
                </w:rPr>
                <w:t xml:space="preserve"> ISS</w:t>
              </w:r>
            </w:ins>
            <w:ins w:id="83" w:author="Katie Dow" w:date="2025-05-07T15:05:00Z" w16du:dateUtc="2025-05-07T19:05:00Z">
              <w:r w:rsidR="00D041B4">
                <w:rPr>
                  <w:rFonts w:ascii="Arial" w:hAnsi="Arial" w:cs="Arial"/>
                </w:rPr>
                <w:t>C</w:t>
              </w:r>
            </w:ins>
            <w:ins w:id="84" w:author="Katie Dow" w:date="2025-05-07T15:04:00Z" w16du:dateUtc="2025-05-07T19:04:00Z">
              <w:r w:rsidR="005049B6">
                <w:rPr>
                  <w:rFonts w:ascii="Arial" w:hAnsi="Arial" w:cs="Arial"/>
                </w:rPr>
                <w:t xml:space="preserve">OM, </w:t>
              </w:r>
              <w:proofErr w:type="spellStart"/>
              <w:r w:rsidR="005049B6">
                <w:rPr>
                  <w:rFonts w:ascii="Arial" w:hAnsi="Arial" w:cs="Arial"/>
                </w:rPr>
                <w:t>KOmply</w:t>
              </w:r>
              <w:proofErr w:type="spellEnd"/>
              <w:r w:rsidR="005049B6">
                <w:rPr>
                  <w:rFonts w:ascii="Arial" w:hAnsi="Arial" w:cs="Arial"/>
                </w:rPr>
                <w:t>,</w:t>
              </w:r>
              <w:r w:rsidR="008429A7">
                <w:rPr>
                  <w:rFonts w:ascii="Arial" w:hAnsi="Arial" w:cs="Arial"/>
                </w:rPr>
                <w:t xml:space="preserve"> KO </w:t>
              </w:r>
            </w:ins>
            <w:ins w:id="85" w:author="Katie Dow" w:date="2025-05-07T15:05:00Z" w16du:dateUtc="2025-05-07T19:05:00Z">
              <w:r w:rsidR="008429A7">
                <w:rPr>
                  <w:rFonts w:ascii="Arial" w:hAnsi="Arial" w:cs="Arial"/>
                </w:rPr>
                <w:t>Link</w:t>
              </w:r>
            </w:ins>
            <w:r w:rsidRPr="00AF35E4">
              <w:rPr>
                <w:rFonts w:ascii="Arial" w:hAnsi="Arial" w:cs="Arial"/>
              </w:rPr>
              <w:t>) functioning in sync, with data being updated in real time across the different platforms.</w:t>
            </w:r>
          </w:p>
          <w:p w14:paraId="44CE08A0" w14:textId="77777777" w:rsidR="00A55A9B" w:rsidRPr="00AF35E4" w:rsidRDefault="00A55A9B" w:rsidP="00A55A9B">
            <w:pPr>
              <w:spacing w:before="100" w:beforeAutospacing="1" w:after="100" w:afterAutospacing="1"/>
              <w:rPr>
                <w:rFonts w:ascii="Arial" w:hAnsi="Arial" w:cs="Arial"/>
              </w:rPr>
            </w:pPr>
            <w:r w:rsidRPr="00AF35E4">
              <w:rPr>
                <w:rFonts w:ascii="Arial" w:hAnsi="Arial" w:cs="Arial"/>
              </w:rPr>
              <w:t xml:space="preserve">  </w:t>
            </w:r>
            <w:r w:rsidRPr="0040245D">
              <w:rPr>
                <w:rFonts w:ascii="Arial" w:hAnsi="Arial" w:cs="Arial"/>
                <w:highlight w:val="green"/>
                <w:rPrChange w:id="86" w:author="Katie Dow" w:date="2025-05-07T15:16:00Z" w16du:dateUtc="2025-05-07T19:16:00Z">
                  <w:rPr>
                    <w:rFonts w:ascii="Arial" w:hAnsi="Arial" w:cs="Arial"/>
                  </w:rPr>
                </w:rPrChange>
              </w:rPr>
              <w:t>The interface screens of these tools smoothly transition into each other, showing data flowing back into the system.</w:t>
            </w:r>
          </w:p>
          <w:p w14:paraId="62E139B0" w14:textId="1E4F50DC" w:rsidR="00C82FC1" w:rsidRPr="00AF35E4" w:rsidRDefault="00C82FC1">
            <w:pPr>
              <w:rPr>
                <w:rFonts w:ascii="Arial" w:eastAsia="Gulim" w:hAnsi="Arial" w:cs="Arial"/>
              </w:rPr>
            </w:pPr>
          </w:p>
        </w:tc>
      </w:tr>
      <w:tr w:rsidR="00AF35E4" w:rsidRPr="00AF35E4" w14:paraId="7F6638DE" w14:textId="77777777" w:rsidTr="00E33B8C">
        <w:tc>
          <w:tcPr>
            <w:tcW w:w="4315" w:type="dxa"/>
          </w:tcPr>
          <w:p w14:paraId="100BE59C" w14:textId="77777777" w:rsidR="00A55A9B" w:rsidRPr="00AF35E4" w:rsidRDefault="00A55A9B">
            <w:pPr>
              <w:rPr>
                <w:rFonts w:ascii="Arial" w:hAnsi="Arial" w:cs="Arial"/>
              </w:rPr>
            </w:pPr>
            <w:r w:rsidRPr="00AF35E4">
              <w:rPr>
                <w:rStyle w:val="Emphasis"/>
                <w:rFonts w:ascii="Arial" w:hAnsi="Arial" w:cs="Arial"/>
              </w:rPr>
              <w:t>Narrator (Voiceover)</w:t>
            </w:r>
            <w:r w:rsidRPr="00AF35E4">
              <w:rPr>
                <w:rFonts w:ascii="Arial" w:hAnsi="Arial" w:cs="Arial"/>
              </w:rPr>
              <w:t>:</w:t>
            </w:r>
          </w:p>
          <w:p w14:paraId="2BA7466C" w14:textId="77777777" w:rsidR="00365D9D" w:rsidRDefault="00A55A9B">
            <w:pPr>
              <w:rPr>
                <w:ins w:id="87" w:author="Katie Dow" w:date="2025-05-07T15:11:00Z" w16du:dateUtc="2025-05-07T19:11:00Z"/>
                <w:rFonts w:ascii="Arial" w:hAnsi="Arial" w:cs="Arial"/>
              </w:rPr>
            </w:pPr>
            <w:r w:rsidRPr="00AF35E4">
              <w:rPr>
                <w:rFonts w:ascii="Arial" w:hAnsi="Arial" w:cs="Arial"/>
              </w:rPr>
              <w:br/>
              <w:t xml:space="preserve">"KO PIM’s data governance not only supports bottlers and brick-and-mortar but also drives the ecomm experience. </w:t>
            </w:r>
            <w:del w:id="88" w:author="Katie Dow" w:date="2025-05-07T15:08:00Z" w16du:dateUtc="2025-05-07T19:08:00Z">
              <w:r w:rsidRPr="00AF35E4" w:rsidDel="004010E5">
                <w:rPr>
                  <w:rFonts w:ascii="Arial" w:hAnsi="Arial" w:cs="Arial"/>
                </w:rPr>
                <w:delText>With</w:delText>
              </w:r>
            </w:del>
            <w:r w:rsidRPr="00AF35E4">
              <w:rPr>
                <w:rFonts w:ascii="Arial" w:hAnsi="Arial" w:cs="Arial"/>
              </w:rPr>
              <w:t xml:space="preserve"> </w:t>
            </w:r>
            <w:ins w:id="89" w:author="Katie Dow" w:date="2025-05-07T15:08:00Z" w16du:dateUtc="2025-05-07T19:08:00Z">
              <w:r w:rsidR="004010E5">
                <w:rPr>
                  <w:rFonts w:ascii="Arial" w:hAnsi="Arial" w:cs="Arial"/>
                </w:rPr>
                <w:t>C</w:t>
              </w:r>
            </w:ins>
            <w:ins w:id="90" w:author="Katie Dow" w:date="2025-05-07T15:07:00Z" w16du:dateUtc="2025-05-07T19:07:00Z">
              <w:r w:rsidR="009E6BFA">
                <w:rPr>
                  <w:rFonts w:ascii="Arial" w:hAnsi="Arial" w:cs="Arial"/>
                </w:rPr>
                <w:t>omplete and accurate</w:t>
              </w:r>
              <w:r w:rsidR="005B7276">
                <w:rPr>
                  <w:rFonts w:ascii="Arial" w:hAnsi="Arial" w:cs="Arial"/>
                </w:rPr>
                <w:t xml:space="preserve"> product</w:t>
              </w:r>
              <w:r w:rsidR="000F71A3">
                <w:rPr>
                  <w:rFonts w:ascii="Arial" w:hAnsi="Arial" w:cs="Arial"/>
                </w:rPr>
                <w:t xml:space="preserve"> </w:t>
              </w:r>
            </w:ins>
            <w:del w:id="91" w:author="Katie Dow" w:date="2025-05-07T15:07:00Z" w16du:dateUtc="2025-05-07T19:07:00Z">
              <w:r w:rsidRPr="00AF35E4" w:rsidDel="009E6BFA">
                <w:rPr>
                  <w:rFonts w:ascii="Arial" w:hAnsi="Arial" w:cs="Arial"/>
                </w:rPr>
                <w:delText xml:space="preserve">accurate, </w:delText>
              </w:r>
              <w:r w:rsidRPr="00AF35E4" w:rsidDel="00864344">
                <w:rPr>
                  <w:rFonts w:ascii="Arial" w:hAnsi="Arial" w:cs="Arial"/>
                </w:rPr>
                <w:delText>real-time</w:delText>
              </w:r>
            </w:del>
            <w:r w:rsidRPr="00AF35E4">
              <w:rPr>
                <w:rFonts w:ascii="Arial" w:hAnsi="Arial" w:cs="Arial"/>
              </w:rPr>
              <w:t xml:space="preserve"> data</w:t>
            </w:r>
            <w:ins w:id="92" w:author="Katie Dow" w:date="2025-05-07T15:07:00Z" w16du:dateUtc="2025-05-07T19:07:00Z">
              <w:r w:rsidR="000F71A3">
                <w:rPr>
                  <w:rFonts w:ascii="Arial" w:hAnsi="Arial" w:cs="Arial"/>
                </w:rPr>
                <w:t xml:space="preserve"> combined with</w:t>
              </w:r>
            </w:ins>
            <w:del w:id="93" w:author="Katie Dow" w:date="2025-05-07T15:07:00Z" w16du:dateUtc="2025-05-07T19:07:00Z">
              <w:r w:rsidRPr="00AF35E4" w:rsidDel="000F71A3">
                <w:rPr>
                  <w:rFonts w:ascii="Arial" w:hAnsi="Arial" w:cs="Arial"/>
                </w:rPr>
                <w:delText>,</w:delText>
              </w:r>
            </w:del>
            <w:r w:rsidRPr="00AF35E4">
              <w:rPr>
                <w:rFonts w:ascii="Arial" w:hAnsi="Arial" w:cs="Arial"/>
              </w:rPr>
              <w:t xml:space="preserve"> </w:t>
            </w:r>
            <w:del w:id="94" w:author="Katie Dow" w:date="2025-05-07T15:07:00Z" w16du:dateUtc="2025-05-07T19:07:00Z">
              <w:r w:rsidRPr="00AF35E4" w:rsidDel="000F71A3">
                <w:rPr>
                  <w:rFonts w:ascii="Arial" w:hAnsi="Arial" w:cs="Arial"/>
                </w:rPr>
                <w:delText xml:space="preserve">we power digital assets </w:delText>
              </w:r>
            </w:del>
            <w:ins w:id="95" w:author="Katie Dow" w:date="2025-05-07T15:07:00Z" w16du:dateUtc="2025-05-07T19:07:00Z">
              <w:r w:rsidR="000F71A3">
                <w:rPr>
                  <w:rFonts w:ascii="Arial" w:hAnsi="Arial" w:cs="Arial"/>
                </w:rPr>
                <w:t>digital asset</w:t>
              </w:r>
            </w:ins>
            <w:ins w:id="96" w:author="Katie Dow" w:date="2025-05-07T15:08:00Z" w16du:dateUtc="2025-05-07T19:08:00Z">
              <w:r w:rsidR="00F9084D">
                <w:rPr>
                  <w:rFonts w:ascii="Arial" w:hAnsi="Arial" w:cs="Arial"/>
                </w:rPr>
                <w:t xml:space="preserve">s </w:t>
              </w:r>
              <w:proofErr w:type="gramStart"/>
              <w:r w:rsidR="000328E5">
                <w:rPr>
                  <w:rFonts w:ascii="Arial" w:hAnsi="Arial" w:cs="Arial"/>
                </w:rPr>
                <w:t>ensures</w:t>
              </w:r>
              <w:proofErr w:type="gramEnd"/>
              <w:r w:rsidR="000328E5">
                <w:rPr>
                  <w:rFonts w:ascii="Arial" w:hAnsi="Arial" w:cs="Arial"/>
                </w:rPr>
                <w:t xml:space="preserve"> a consistent message for </w:t>
              </w:r>
            </w:ins>
            <w:del w:id="97" w:author="Katie Dow" w:date="2025-05-07T15:09:00Z" w16du:dateUtc="2025-05-07T19:09:00Z">
              <w:r w:rsidRPr="00AF35E4" w:rsidDel="000328E5">
                <w:rPr>
                  <w:rFonts w:ascii="Arial" w:hAnsi="Arial" w:cs="Arial"/>
                </w:rPr>
                <w:delText>that</w:delText>
              </w:r>
            </w:del>
            <w:r w:rsidRPr="00AF35E4">
              <w:rPr>
                <w:rFonts w:ascii="Arial" w:hAnsi="Arial" w:cs="Arial"/>
              </w:rPr>
              <w:t xml:space="preserve"> consumers interact</w:t>
            </w:r>
            <w:ins w:id="98" w:author="Katie Dow" w:date="2025-05-07T15:09:00Z" w16du:dateUtc="2025-05-07T19:09:00Z">
              <w:r w:rsidR="000328E5">
                <w:rPr>
                  <w:rFonts w:ascii="Arial" w:hAnsi="Arial" w:cs="Arial"/>
                </w:rPr>
                <w:t>ing</w:t>
              </w:r>
            </w:ins>
            <w:r w:rsidRPr="00AF35E4">
              <w:rPr>
                <w:rFonts w:ascii="Arial" w:hAnsi="Arial" w:cs="Arial"/>
              </w:rPr>
              <w:t xml:space="preserve"> with</w:t>
            </w:r>
            <w:ins w:id="99" w:author="Katie Dow" w:date="2025-05-07T15:09:00Z" w16du:dateUtc="2025-05-07T19:09:00Z">
              <w:r w:rsidR="00613B41">
                <w:rPr>
                  <w:rFonts w:ascii="Arial" w:hAnsi="Arial" w:cs="Arial"/>
                </w:rPr>
                <w:t xml:space="preserve"> our products</w:t>
              </w:r>
            </w:ins>
            <w:r w:rsidRPr="00AF35E4">
              <w:rPr>
                <w:rFonts w:ascii="Arial" w:hAnsi="Arial" w:cs="Arial"/>
              </w:rPr>
              <w:t xml:space="preserve"> online</w:t>
            </w:r>
            <w:ins w:id="100" w:author="Katie Dow" w:date="2025-05-07T15:10:00Z" w16du:dateUtc="2025-05-07T19:10:00Z">
              <w:r w:rsidR="00EB75C4">
                <w:rPr>
                  <w:rFonts w:ascii="Arial" w:hAnsi="Arial" w:cs="Arial"/>
                </w:rPr>
                <w:t>. This</w:t>
              </w:r>
            </w:ins>
            <w:del w:id="101" w:author="Katie Dow" w:date="2025-05-07T15:10:00Z" w16du:dateUtc="2025-05-07T19:10:00Z">
              <w:r w:rsidRPr="00AF35E4" w:rsidDel="00EB75C4">
                <w:rPr>
                  <w:rFonts w:ascii="Arial" w:hAnsi="Arial" w:cs="Arial"/>
                </w:rPr>
                <w:delText>,</w:delText>
              </w:r>
            </w:del>
            <w:r w:rsidRPr="00AF35E4">
              <w:rPr>
                <w:rFonts w:ascii="Arial" w:hAnsi="Arial" w:cs="Arial"/>
              </w:rPr>
              <w:t xml:space="preserve"> driv</w:t>
            </w:r>
            <w:del w:id="102" w:author="Katie Dow" w:date="2025-05-07T15:10:00Z" w16du:dateUtc="2025-05-07T19:10:00Z">
              <w:r w:rsidRPr="00AF35E4" w:rsidDel="00EB75C4">
                <w:rPr>
                  <w:rFonts w:ascii="Arial" w:hAnsi="Arial" w:cs="Arial"/>
                </w:rPr>
                <w:delText>ing</w:delText>
              </w:r>
            </w:del>
            <w:ins w:id="103" w:author="Katie Dow" w:date="2025-05-07T15:10:00Z" w16du:dateUtc="2025-05-07T19:10:00Z">
              <w:r w:rsidR="00EB75C4">
                <w:rPr>
                  <w:rFonts w:ascii="Arial" w:hAnsi="Arial" w:cs="Arial"/>
                </w:rPr>
                <w:t>es</w:t>
              </w:r>
            </w:ins>
            <w:r w:rsidRPr="00AF35E4">
              <w:rPr>
                <w:rFonts w:ascii="Arial" w:hAnsi="Arial" w:cs="Arial"/>
              </w:rPr>
              <w:t xml:space="preserve"> informed purchasing decisions, AI-driven recommendations, and data analytics."</w:t>
            </w:r>
          </w:p>
          <w:p w14:paraId="10D19DC3" w14:textId="77777777" w:rsidR="003A5120" w:rsidRDefault="003A5120">
            <w:pPr>
              <w:rPr>
                <w:ins w:id="104" w:author="Katie Dow" w:date="2025-05-07T15:11:00Z" w16du:dateUtc="2025-05-07T19:11:00Z"/>
                <w:rFonts w:ascii="Arial" w:hAnsi="Arial" w:cs="Arial"/>
              </w:rPr>
            </w:pPr>
          </w:p>
          <w:p w14:paraId="3E6891EB" w14:textId="14CACD5B" w:rsidR="003A5120" w:rsidRPr="00AF35E4" w:rsidRDefault="003A5120">
            <w:pPr>
              <w:rPr>
                <w:rFonts w:ascii="Arial" w:eastAsia="Gulim" w:hAnsi="Arial" w:cs="Arial"/>
              </w:rPr>
            </w:pPr>
          </w:p>
        </w:tc>
        <w:tc>
          <w:tcPr>
            <w:tcW w:w="450" w:type="dxa"/>
          </w:tcPr>
          <w:p w14:paraId="4CB2A88E" w14:textId="6B75B19F" w:rsidR="00016B25" w:rsidRPr="00AF35E4" w:rsidRDefault="00365D9D">
            <w:pPr>
              <w:rPr>
                <w:rFonts w:ascii="Arial" w:eastAsia="Gulim" w:hAnsi="Arial" w:cs="Arial"/>
              </w:rPr>
            </w:pPr>
            <w:r w:rsidRPr="00AF35E4">
              <w:rPr>
                <w:rFonts w:ascii="Arial" w:eastAsia="Gulim" w:hAnsi="Arial" w:cs="Arial"/>
              </w:rPr>
              <w:lastRenderedPageBreak/>
              <w:t>8</w:t>
            </w:r>
          </w:p>
        </w:tc>
        <w:tc>
          <w:tcPr>
            <w:tcW w:w="4585" w:type="dxa"/>
          </w:tcPr>
          <w:p w14:paraId="6071FBDB" w14:textId="77777777" w:rsidR="00A55A9B" w:rsidRPr="00AF35E4" w:rsidRDefault="00A55A9B" w:rsidP="00A55A9B">
            <w:pPr>
              <w:spacing w:before="100" w:beforeAutospacing="1" w:after="100" w:afterAutospacing="1"/>
              <w:rPr>
                <w:rFonts w:ascii="Arial" w:hAnsi="Arial" w:cs="Arial"/>
              </w:rPr>
            </w:pPr>
            <w:r w:rsidRPr="00AF35E4">
              <w:rPr>
                <w:rStyle w:val="Strong"/>
                <w:rFonts w:ascii="Arial" w:hAnsi="Arial" w:cs="Arial"/>
              </w:rPr>
              <w:t>Scene 4: Fast Forward to Ecomm and Digital Shelf</w:t>
            </w:r>
            <w:r w:rsidRPr="00AF35E4">
              <w:rPr>
                <w:rFonts w:ascii="Arial" w:hAnsi="Arial" w:cs="Arial"/>
              </w:rPr>
              <w:br/>
            </w:r>
            <w:r w:rsidRPr="00AF35E4">
              <w:rPr>
                <w:rStyle w:val="Emphasis"/>
                <w:rFonts w:ascii="Arial" w:hAnsi="Arial" w:cs="Arial"/>
              </w:rPr>
              <w:t>Connecting to Ecomm and Digital Experience</w:t>
            </w:r>
          </w:p>
          <w:p w14:paraId="0FD7E3D8" w14:textId="77777777" w:rsidR="00A55A9B" w:rsidRPr="00AF35E4" w:rsidRDefault="00A55A9B" w:rsidP="00A55A9B">
            <w:pPr>
              <w:spacing w:before="100" w:beforeAutospacing="1" w:after="100" w:afterAutospacing="1"/>
              <w:rPr>
                <w:rFonts w:ascii="Arial" w:hAnsi="Arial" w:cs="Arial"/>
              </w:rPr>
            </w:pPr>
            <w:r w:rsidRPr="00AF35E4">
              <w:rPr>
                <w:rStyle w:val="Strong"/>
                <w:rFonts w:ascii="Arial" w:hAnsi="Arial" w:cs="Arial"/>
              </w:rPr>
              <w:t>VISUAL:</w:t>
            </w:r>
          </w:p>
          <w:p w14:paraId="2EFF0E1E" w14:textId="6D51597F" w:rsidR="00843E4C" w:rsidRPr="00AF35E4" w:rsidRDefault="00A55A9B" w:rsidP="00843E4C">
            <w:pPr>
              <w:numPr>
                <w:ilvl w:val="0"/>
                <w:numId w:val="4"/>
              </w:numPr>
              <w:spacing w:before="100" w:beforeAutospacing="1" w:after="100" w:afterAutospacing="1"/>
              <w:rPr>
                <w:rFonts w:ascii="Arial" w:hAnsi="Arial" w:cs="Arial"/>
              </w:rPr>
            </w:pPr>
            <w:r w:rsidRPr="00AF35E4">
              <w:rPr>
                <w:rFonts w:ascii="Arial" w:hAnsi="Arial" w:cs="Arial"/>
              </w:rPr>
              <w:t>Show digital assets, product images, and marketing copy being uploaded onto consumer-facing platforms like Brands.com, customer portals, and Digit</w:t>
            </w:r>
            <w:r w:rsidR="00843E4C" w:rsidRPr="00AF35E4">
              <w:rPr>
                <w:rFonts w:ascii="Arial" w:hAnsi="Arial" w:cs="Arial"/>
              </w:rPr>
              <w:t>al S</w:t>
            </w:r>
            <w:r w:rsidRPr="00AF35E4">
              <w:rPr>
                <w:rFonts w:ascii="Arial" w:hAnsi="Arial" w:cs="Arial"/>
              </w:rPr>
              <w:t>helf.</w:t>
            </w:r>
          </w:p>
          <w:p w14:paraId="7CF934A9" w14:textId="6653DC46" w:rsidR="00016B25" w:rsidRPr="00AF35E4" w:rsidRDefault="00A55A9B" w:rsidP="00A55A9B">
            <w:pPr>
              <w:numPr>
                <w:ilvl w:val="0"/>
                <w:numId w:val="4"/>
              </w:numPr>
              <w:spacing w:before="100" w:beforeAutospacing="1" w:after="100" w:afterAutospacing="1"/>
              <w:rPr>
                <w:rFonts w:ascii="Arial" w:hAnsi="Arial" w:cs="Arial"/>
              </w:rPr>
            </w:pPr>
            <w:r w:rsidRPr="00AF35E4">
              <w:rPr>
                <w:rFonts w:ascii="Arial" w:hAnsi="Arial" w:cs="Arial"/>
              </w:rPr>
              <w:lastRenderedPageBreak/>
              <w:t>Product images appear on-screen, then transition into a product page with clear data (e.g., product description, nutrition facts, SmartLabel, etc.).</w:t>
            </w:r>
          </w:p>
        </w:tc>
      </w:tr>
      <w:tr w:rsidR="00AF35E4" w:rsidRPr="00AF35E4" w14:paraId="6A6BB28E" w14:textId="77777777" w:rsidTr="00E33B8C">
        <w:tc>
          <w:tcPr>
            <w:tcW w:w="4315" w:type="dxa"/>
          </w:tcPr>
          <w:p w14:paraId="0A295950" w14:textId="77777777" w:rsidR="00A55A9B" w:rsidRPr="00AF35E4" w:rsidRDefault="00A55A9B">
            <w:pPr>
              <w:rPr>
                <w:rFonts w:ascii="Arial" w:hAnsi="Arial" w:cs="Arial"/>
              </w:rPr>
            </w:pPr>
            <w:r w:rsidRPr="00AF35E4">
              <w:rPr>
                <w:rStyle w:val="Emphasis"/>
                <w:rFonts w:ascii="Arial" w:hAnsi="Arial" w:cs="Arial"/>
              </w:rPr>
              <w:lastRenderedPageBreak/>
              <w:t>Narrator (Voiceover)</w:t>
            </w:r>
            <w:r w:rsidRPr="00AF35E4">
              <w:rPr>
                <w:rFonts w:ascii="Arial" w:hAnsi="Arial" w:cs="Arial"/>
              </w:rPr>
              <w:t>:</w:t>
            </w:r>
          </w:p>
          <w:p w14:paraId="39BAF8C6" w14:textId="7174A01F" w:rsidR="00365D9D" w:rsidRPr="00AF35E4" w:rsidRDefault="00A55A9B">
            <w:pPr>
              <w:rPr>
                <w:rFonts w:ascii="Arial" w:eastAsia="Gulim" w:hAnsi="Arial" w:cs="Arial"/>
              </w:rPr>
            </w:pPr>
            <w:r w:rsidRPr="00AF35E4">
              <w:rPr>
                <w:rFonts w:ascii="Arial" w:hAnsi="Arial" w:cs="Arial"/>
              </w:rPr>
              <w:br/>
              <w:t>"From product inception to checkout, KO PIM connects, enables, and powers every step of the</w:t>
            </w:r>
            <w:del w:id="105" w:author="Katie Dow" w:date="2025-05-07T15:12:00Z" w16du:dateUtc="2025-05-07T19:12:00Z">
              <w:r w:rsidRPr="00AF35E4" w:rsidDel="008261E8">
                <w:rPr>
                  <w:rFonts w:ascii="Arial" w:hAnsi="Arial" w:cs="Arial"/>
                </w:rPr>
                <w:delText xml:space="preserve"> journey</w:delText>
              </w:r>
            </w:del>
            <w:ins w:id="106" w:author="Katie Dow" w:date="2025-05-07T15:12:00Z" w16du:dateUtc="2025-05-07T19:12:00Z">
              <w:r w:rsidR="008261E8">
                <w:rPr>
                  <w:rFonts w:ascii="Arial" w:hAnsi="Arial" w:cs="Arial"/>
                </w:rPr>
                <w:t xml:space="preserve"> product lifecycle</w:t>
              </w:r>
            </w:ins>
            <w:r w:rsidRPr="00AF35E4">
              <w:rPr>
                <w:rFonts w:ascii="Arial" w:hAnsi="Arial" w:cs="Arial"/>
              </w:rPr>
              <w:t>. This is the future of data, the future of products, and the future of consumer experiences."</w:t>
            </w:r>
          </w:p>
        </w:tc>
        <w:tc>
          <w:tcPr>
            <w:tcW w:w="450" w:type="dxa"/>
          </w:tcPr>
          <w:p w14:paraId="54E68B43" w14:textId="717E0686" w:rsidR="00016B25" w:rsidRPr="00AF35E4" w:rsidRDefault="00365D9D">
            <w:pPr>
              <w:rPr>
                <w:rFonts w:ascii="Arial" w:eastAsia="Gulim" w:hAnsi="Arial" w:cs="Arial"/>
              </w:rPr>
            </w:pPr>
            <w:r w:rsidRPr="00AF35E4">
              <w:rPr>
                <w:rFonts w:ascii="Arial" w:eastAsia="Gulim" w:hAnsi="Arial" w:cs="Arial"/>
              </w:rPr>
              <w:t>10</w:t>
            </w:r>
          </w:p>
        </w:tc>
        <w:tc>
          <w:tcPr>
            <w:tcW w:w="4585" w:type="dxa"/>
          </w:tcPr>
          <w:p w14:paraId="6EB8CA88" w14:textId="77777777" w:rsidR="00A55A9B" w:rsidRPr="00AF35E4" w:rsidRDefault="00A55A9B" w:rsidP="00A55A9B">
            <w:pPr>
              <w:spacing w:before="100" w:beforeAutospacing="1" w:after="100" w:afterAutospacing="1"/>
              <w:rPr>
                <w:rFonts w:ascii="Arial" w:hAnsi="Arial" w:cs="Arial"/>
              </w:rPr>
            </w:pPr>
            <w:r w:rsidRPr="00AF35E4">
              <w:rPr>
                <w:rFonts w:ascii="Arial" w:hAnsi="Arial" w:cs="Arial"/>
              </w:rPr>
              <w:t>  Close-up of a digital product page showing rich product data (e.g., a high-quality image, detailed descriptions, marketing copy, and customer reviews).</w:t>
            </w:r>
          </w:p>
          <w:p w14:paraId="423EC0E9" w14:textId="0FEE942A" w:rsidR="00A55A9B" w:rsidRPr="00AF35E4" w:rsidRDefault="00A55A9B" w:rsidP="00A55A9B">
            <w:pPr>
              <w:spacing w:before="100" w:beforeAutospacing="1" w:after="100" w:afterAutospacing="1"/>
              <w:rPr>
                <w:rFonts w:ascii="Arial" w:hAnsi="Arial" w:cs="Arial"/>
              </w:rPr>
            </w:pPr>
            <w:r w:rsidRPr="00AF35E4">
              <w:rPr>
                <w:rFonts w:ascii="Arial" w:hAnsi="Arial" w:cs="Arial"/>
              </w:rPr>
              <w:t xml:space="preserve">  </w:t>
            </w:r>
            <w:r w:rsidR="007C3528" w:rsidRPr="00950903">
              <w:rPr>
                <w:rFonts w:ascii="Arial" w:hAnsi="Arial" w:cs="Arial"/>
                <w:highlight w:val="green"/>
                <w:rPrChange w:id="107" w:author="Katie Dow" w:date="2025-05-07T15:16:00Z" w16du:dateUtc="2025-05-07T19:16:00Z">
                  <w:rPr>
                    <w:rFonts w:ascii="Arial" w:hAnsi="Arial" w:cs="Arial"/>
                  </w:rPr>
                </w:rPrChange>
              </w:rPr>
              <w:t>We transition back</w:t>
            </w:r>
            <w:r w:rsidRPr="00950903">
              <w:rPr>
                <w:rFonts w:ascii="Arial" w:hAnsi="Arial" w:cs="Arial"/>
                <w:highlight w:val="green"/>
                <w:rPrChange w:id="108" w:author="Katie Dow" w:date="2025-05-07T15:16:00Z" w16du:dateUtc="2025-05-07T19:16:00Z">
                  <w:rPr>
                    <w:rFonts w:ascii="Arial" w:hAnsi="Arial" w:cs="Arial"/>
                  </w:rPr>
                </w:rPrChange>
              </w:rPr>
              <w:t xml:space="preserve"> to the in-store QR scan and online checkout, tying it all together with seamless data flow across platforms</w:t>
            </w:r>
            <w:r w:rsidR="007C3528" w:rsidRPr="00950903">
              <w:rPr>
                <w:rFonts w:ascii="Arial" w:hAnsi="Arial" w:cs="Arial"/>
                <w:highlight w:val="green"/>
                <w:rPrChange w:id="109" w:author="Katie Dow" w:date="2025-05-07T15:16:00Z" w16du:dateUtc="2025-05-07T19:16:00Z">
                  <w:rPr>
                    <w:rFonts w:ascii="Arial" w:hAnsi="Arial" w:cs="Arial"/>
                  </w:rPr>
                </w:rPrChange>
              </w:rPr>
              <w:t>, as we pan up to the customer smiling and walking to exit the store.</w:t>
            </w:r>
          </w:p>
          <w:p w14:paraId="2B79602F" w14:textId="4BBEB87F" w:rsidR="00016B25" w:rsidRPr="00AF35E4" w:rsidRDefault="00016B25">
            <w:pPr>
              <w:rPr>
                <w:rFonts w:ascii="Arial" w:eastAsia="Gulim" w:hAnsi="Arial" w:cs="Arial"/>
              </w:rPr>
            </w:pPr>
          </w:p>
        </w:tc>
      </w:tr>
      <w:tr w:rsidR="00AF35E4" w:rsidRPr="00AF35E4" w14:paraId="6F8B0C70" w14:textId="77777777" w:rsidTr="00E33B8C">
        <w:tc>
          <w:tcPr>
            <w:tcW w:w="4315" w:type="dxa"/>
          </w:tcPr>
          <w:p w14:paraId="6D5EF243" w14:textId="77777777" w:rsidR="00A55A9B" w:rsidRPr="00AF35E4" w:rsidRDefault="00A55A9B">
            <w:pPr>
              <w:rPr>
                <w:rFonts w:ascii="Arial" w:hAnsi="Arial" w:cs="Arial"/>
              </w:rPr>
            </w:pPr>
            <w:r w:rsidRPr="00AF35E4">
              <w:rPr>
                <w:rStyle w:val="Emphasis"/>
                <w:rFonts w:ascii="Arial" w:hAnsi="Arial" w:cs="Arial"/>
              </w:rPr>
              <w:t>Narrator (Voiceover)</w:t>
            </w:r>
            <w:r w:rsidRPr="00AF35E4">
              <w:rPr>
                <w:rFonts w:ascii="Arial" w:hAnsi="Arial" w:cs="Arial"/>
              </w:rPr>
              <w:t>:</w:t>
            </w:r>
          </w:p>
          <w:p w14:paraId="08DC1A56" w14:textId="4C54D43C" w:rsidR="00365D9D" w:rsidRPr="00AF35E4" w:rsidRDefault="00A55A9B">
            <w:pPr>
              <w:rPr>
                <w:rFonts w:ascii="Arial" w:eastAsia="Gulim" w:hAnsi="Arial" w:cs="Arial"/>
                <w:i/>
                <w:iCs/>
              </w:rPr>
            </w:pPr>
            <w:r w:rsidRPr="00AF35E4">
              <w:rPr>
                <w:rFonts w:ascii="Arial" w:hAnsi="Arial" w:cs="Arial"/>
              </w:rPr>
              <w:br/>
            </w:r>
            <w:r w:rsidRPr="00950903">
              <w:rPr>
                <w:rFonts w:ascii="Arial" w:hAnsi="Arial" w:cs="Arial"/>
                <w:highlight w:val="green"/>
                <w:rPrChange w:id="110" w:author="Katie Dow" w:date="2025-05-07T15:16:00Z" w16du:dateUtc="2025-05-07T19:16:00Z">
                  <w:rPr>
                    <w:rFonts w:ascii="Arial" w:hAnsi="Arial" w:cs="Arial"/>
                  </w:rPr>
                </w:rPrChange>
              </w:rPr>
              <w:t>"KO PIM—Centralized. Governed. Empowered. Enabling the future of product data."</w:t>
            </w:r>
          </w:p>
        </w:tc>
        <w:tc>
          <w:tcPr>
            <w:tcW w:w="450" w:type="dxa"/>
          </w:tcPr>
          <w:p w14:paraId="7EEB118E" w14:textId="7C7AED13" w:rsidR="00016B25" w:rsidRPr="00AF35E4" w:rsidRDefault="00365D9D">
            <w:pPr>
              <w:rPr>
                <w:rFonts w:ascii="Arial" w:eastAsia="Gulim" w:hAnsi="Arial" w:cs="Arial"/>
              </w:rPr>
            </w:pPr>
            <w:r w:rsidRPr="00AF35E4">
              <w:rPr>
                <w:rFonts w:ascii="Arial" w:eastAsia="Gulim" w:hAnsi="Arial" w:cs="Arial"/>
              </w:rPr>
              <w:t>11</w:t>
            </w:r>
          </w:p>
        </w:tc>
        <w:tc>
          <w:tcPr>
            <w:tcW w:w="4585" w:type="dxa"/>
          </w:tcPr>
          <w:p w14:paraId="79B13008" w14:textId="77777777" w:rsidR="00A55A9B" w:rsidRPr="00AF35E4" w:rsidRDefault="00A55A9B" w:rsidP="00A55A9B">
            <w:pPr>
              <w:spacing w:before="100" w:beforeAutospacing="1" w:after="100" w:afterAutospacing="1"/>
              <w:rPr>
                <w:rFonts w:ascii="Arial" w:hAnsi="Arial" w:cs="Arial"/>
              </w:rPr>
            </w:pPr>
            <w:r w:rsidRPr="00AF35E4">
              <w:rPr>
                <w:rStyle w:val="Strong"/>
                <w:rFonts w:ascii="Arial" w:hAnsi="Arial" w:cs="Arial"/>
              </w:rPr>
              <w:t>Scene 5: Closing Shot and Call to Action</w:t>
            </w:r>
            <w:r w:rsidRPr="00AF35E4">
              <w:rPr>
                <w:rFonts w:ascii="Arial" w:hAnsi="Arial" w:cs="Arial"/>
              </w:rPr>
              <w:br/>
            </w:r>
            <w:r w:rsidRPr="00AF35E4">
              <w:rPr>
                <w:rStyle w:val="Emphasis"/>
                <w:rFonts w:ascii="Arial" w:hAnsi="Arial" w:cs="Arial"/>
              </w:rPr>
              <w:t>End on KO PIM Branding</w:t>
            </w:r>
          </w:p>
          <w:p w14:paraId="1D8C8A29" w14:textId="77777777" w:rsidR="00A55A9B" w:rsidRPr="00AF35E4" w:rsidRDefault="00A55A9B" w:rsidP="00A55A9B">
            <w:pPr>
              <w:spacing w:before="100" w:beforeAutospacing="1" w:after="100" w:afterAutospacing="1"/>
              <w:rPr>
                <w:rFonts w:ascii="Arial" w:hAnsi="Arial" w:cs="Arial"/>
              </w:rPr>
            </w:pPr>
            <w:r w:rsidRPr="00AF35E4">
              <w:rPr>
                <w:rStyle w:val="Strong"/>
                <w:rFonts w:ascii="Arial" w:hAnsi="Arial" w:cs="Arial"/>
              </w:rPr>
              <w:t>VISUAL:</w:t>
            </w:r>
          </w:p>
          <w:p w14:paraId="339D05E9" w14:textId="77777777" w:rsidR="00A55A9B" w:rsidRPr="00AF35E4" w:rsidRDefault="00A55A9B" w:rsidP="00A55A9B">
            <w:pPr>
              <w:numPr>
                <w:ilvl w:val="0"/>
                <w:numId w:val="5"/>
              </w:numPr>
              <w:spacing w:before="100" w:beforeAutospacing="1" w:after="100" w:afterAutospacing="1"/>
              <w:rPr>
                <w:rFonts w:ascii="Arial" w:hAnsi="Arial" w:cs="Arial"/>
              </w:rPr>
            </w:pPr>
            <w:r w:rsidRPr="00AF35E4">
              <w:rPr>
                <w:rFonts w:ascii="Arial" w:hAnsi="Arial" w:cs="Arial"/>
              </w:rPr>
              <w:t>The KO PIM logo appears on screen.</w:t>
            </w:r>
          </w:p>
          <w:p w14:paraId="29F88C45" w14:textId="77777777" w:rsidR="00A55A9B" w:rsidRPr="00AF35E4" w:rsidRDefault="00A55A9B" w:rsidP="00A55A9B">
            <w:pPr>
              <w:numPr>
                <w:ilvl w:val="0"/>
                <w:numId w:val="5"/>
              </w:numPr>
              <w:spacing w:before="100" w:beforeAutospacing="1" w:after="100" w:afterAutospacing="1"/>
              <w:rPr>
                <w:rFonts w:ascii="Arial" w:hAnsi="Arial" w:cs="Arial"/>
              </w:rPr>
            </w:pPr>
            <w:r w:rsidRPr="00AF35E4">
              <w:rPr>
                <w:rFonts w:ascii="Arial" w:hAnsi="Arial" w:cs="Arial"/>
              </w:rPr>
              <w:t xml:space="preserve">Tagline: </w:t>
            </w:r>
            <w:r w:rsidRPr="00AF35E4">
              <w:rPr>
                <w:rStyle w:val="Emphasis"/>
                <w:rFonts w:ascii="Arial" w:hAnsi="Arial" w:cs="Arial"/>
              </w:rPr>
              <w:t>"KO PIM—Centralized. Governed. Empowered. Enabling the future of product data."</w:t>
            </w:r>
          </w:p>
          <w:p w14:paraId="1B0D7D42" w14:textId="24EED6BF" w:rsidR="00016B25" w:rsidRPr="00AF35E4" w:rsidRDefault="00016B25">
            <w:pPr>
              <w:rPr>
                <w:rFonts w:ascii="Arial" w:eastAsia="Gulim" w:hAnsi="Arial" w:cs="Arial"/>
              </w:rPr>
            </w:pPr>
          </w:p>
        </w:tc>
      </w:tr>
      <w:tr w:rsidR="00AF35E4" w:rsidRPr="00AF35E4" w14:paraId="723C5D89" w14:textId="77777777" w:rsidTr="00E33B8C">
        <w:tc>
          <w:tcPr>
            <w:tcW w:w="4315" w:type="dxa"/>
          </w:tcPr>
          <w:p w14:paraId="163115F1" w14:textId="77777777" w:rsidR="00016B25" w:rsidRPr="00AF35E4" w:rsidRDefault="00016B25">
            <w:pPr>
              <w:rPr>
                <w:rFonts w:ascii="Arial" w:eastAsia="Gulim" w:hAnsi="Arial" w:cs="Arial"/>
              </w:rPr>
            </w:pPr>
          </w:p>
        </w:tc>
        <w:tc>
          <w:tcPr>
            <w:tcW w:w="450" w:type="dxa"/>
          </w:tcPr>
          <w:p w14:paraId="74238BF3" w14:textId="3D0F7EC6" w:rsidR="00016B25" w:rsidRPr="00AF35E4" w:rsidRDefault="00365D9D">
            <w:pPr>
              <w:rPr>
                <w:rFonts w:ascii="Arial" w:eastAsia="Gulim" w:hAnsi="Arial" w:cs="Arial"/>
              </w:rPr>
            </w:pPr>
            <w:r w:rsidRPr="00AF35E4">
              <w:rPr>
                <w:rFonts w:ascii="Arial" w:eastAsia="Gulim" w:hAnsi="Arial" w:cs="Arial"/>
              </w:rPr>
              <w:t>13</w:t>
            </w:r>
          </w:p>
        </w:tc>
        <w:tc>
          <w:tcPr>
            <w:tcW w:w="4585" w:type="dxa"/>
          </w:tcPr>
          <w:p w14:paraId="12BCDB79" w14:textId="22D5F263" w:rsidR="00016B25" w:rsidRPr="00AF35E4" w:rsidRDefault="00365D9D">
            <w:pPr>
              <w:rPr>
                <w:rFonts w:ascii="Arial" w:eastAsia="Gulim" w:hAnsi="Arial" w:cs="Arial"/>
              </w:rPr>
            </w:pPr>
            <w:r w:rsidRPr="00AF35E4">
              <w:rPr>
                <w:rFonts w:ascii="Arial" w:eastAsia="Gulim" w:hAnsi="Arial" w:cs="Arial"/>
              </w:rPr>
              <w:t xml:space="preserve">TCCC | </w:t>
            </w:r>
            <w:r w:rsidR="00A55A9B" w:rsidRPr="00AF35E4">
              <w:rPr>
                <w:rFonts w:ascii="Arial" w:eastAsia="Gulim" w:hAnsi="Arial" w:cs="Arial"/>
              </w:rPr>
              <w:t>KOPIM | DIGITAL SHELF LOGOS</w:t>
            </w:r>
          </w:p>
        </w:tc>
      </w:tr>
    </w:tbl>
    <w:p w14:paraId="1E65729D" w14:textId="77777777" w:rsidR="007153F7" w:rsidRPr="007153F7" w:rsidRDefault="007153F7">
      <w:pPr>
        <w:rPr>
          <w:rFonts w:ascii="Helvetica Neue" w:eastAsia="Gulim" w:hAnsi="Helvetica Neue" w:cs="Browallia New"/>
        </w:rPr>
      </w:pPr>
    </w:p>
    <w:p w14:paraId="34EAC0FC" w14:textId="77777777" w:rsidR="00B17BDF" w:rsidRDefault="00B17BDF">
      <w:pPr>
        <w:rPr>
          <w:rFonts w:ascii="Helvetica Neue" w:eastAsia="Gulim" w:hAnsi="Helvetica Neue" w:cs="Browallia New"/>
        </w:rPr>
      </w:pPr>
    </w:p>
    <w:p w14:paraId="2CFA561F" w14:textId="77777777" w:rsidR="00B17BDF" w:rsidRDefault="00B17BDF">
      <w:pPr>
        <w:rPr>
          <w:rFonts w:ascii="Helvetica Neue" w:eastAsia="Gulim" w:hAnsi="Helvetica Neue" w:cs="Browallia New"/>
        </w:rPr>
      </w:pPr>
    </w:p>
    <w:p w14:paraId="1AC69D2F" w14:textId="77777777" w:rsidR="00B17BDF" w:rsidRDefault="00B17BDF">
      <w:pPr>
        <w:rPr>
          <w:rFonts w:ascii="Helvetica Neue" w:eastAsia="Gulim" w:hAnsi="Helvetica Neue" w:cs="Browallia New"/>
          <w:b/>
          <w:bCs/>
        </w:rPr>
      </w:pPr>
    </w:p>
    <w:p w14:paraId="5088D736" w14:textId="77777777" w:rsidR="00B17BDF" w:rsidRPr="00192F4D" w:rsidRDefault="00B17BDF">
      <w:pPr>
        <w:rPr>
          <w:rFonts w:ascii="Helvetica Neue" w:eastAsia="Gulim" w:hAnsi="Helvetica Neue" w:cs="Browallia New"/>
        </w:rPr>
      </w:pPr>
    </w:p>
    <w:sectPr w:rsidR="00B17BDF" w:rsidRPr="00192F4D" w:rsidSect="00C36090">
      <w:headerReference w:type="default" r:id="rId15"/>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Katie Dow" w:date="2025-05-07T15:15:00Z" w:initials="KD">
    <w:p w14:paraId="40FD3276" w14:textId="77777777" w:rsidR="00E811F9" w:rsidRDefault="00E811F9" w:rsidP="00E811F9">
      <w:pPr>
        <w:pStyle w:val="CommentText"/>
      </w:pPr>
      <w:r>
        <w:rPr>
          <w:rStyle w:val="CommentReference"/>
        </w:rPr>
        <w:annotationRef/>
      </w:r>
      <w:r>
        <w:t>Green highlights = areas we LOOOOVE!</w:t>
      </w:r>
    </w:p>
  </w:comment>
  <w:comment w:id="22" w:author="Katie Dow" w:date="2025-05-07T14:42:00Z" w:initials="KD">
    <w:p w14:paraId="5F342B57" w14:textId="4A3A9831" w:rsidR="00863098" w:rsidRDefault="00863098" w:rsidP="00863098">
      <w:pPr>
        <w:pStyle w:val="CommentText"/>
      </w:pPr>
      <w:r>
        <w:rPr>
          <w:rStyle w:val="CommentReference"/>
        </w:rPr>
        <w:annotationRef/>
      </w:r>
      <w:r>
        <w:t>Assume this visual is showing the info pop-ups? Love it! We can provide icon visuals for all of these examples as well as a SmartLabel page which the consumer would see after scanning the QR code.</w:t>
      </w:r>
    </w:p>
  </w:comment>
  <w:comment w:id="23" w:author="Matt Montemaro" w:date="2025-05-07T15:48:00Z" w:initials="MM">
    <w:p w14:paraId="0D694F3B" w14:textId="77777777" w:rsidR="007754B2" w:rsidRDefault="007754B2" w:rsidP="007754B2">
      <w:r>
        <w:rPr>
          <w:rStyle w:val="CommentReference"/>
        </w:rPr>
        <w:annotationRef/>
      </w:r>
      <w:r>
        <w:rPr>
          <w:color w:val="000000"/>
          <w:sz w:val="20"/>
          <w:szCs w:val="20"/>
        </w:rPr>
        <w:t>Yes. That would be great, thank you.</w:t>
      </w:r>
    </w:p>
  </w:comment>
  <w:comment w:id="33" w:author="Katie Dow" w:date="2025-05-07T14:45:00Z" w:initials="KD">
    <w:p w14:paraId="4D330C74" w14:textId="2FA5548D" w:rsidR="00930C49" w:rsidRDefault="00930C49" w:rsidP="00930C49">
      <w:pPr>
        <w:pStyle w:val="CommentText"/>
      </w:pPr>
      <w:r>
        <w:rPr>
          <w:rStyle w:val="CommentReference"/>
        </w:rPr>
        <w:annotationRef/>
      </w:r>
      <w:r>
        <w:t>We’d also be okay with exploring the self checkout option 😃</w:t>
      </w:r>
    </w:p>
  </w:comment>
  <w:comment w:id="34" w:author="Matt Montemaro" w:date="2025-05-07T15:48:00Z" w:initials="MM">
    <w:p w14:paraId="12D83818" w14:textId="77777777" w:rsidR="007754B2" w:rsidRDefault="007754B2" w:rsidP="007754B2">
      <w:r>
        <w:rPr>
          <w:rStyle w:val="CommentReference"/>
        </w:rPr>
        <w:annotationRef/>
      </w:r>
      <w:r>
        <w:rPr>
          <w:color w:val="000000"/>
          <w:sz w:val="20"/>
          <w:szCs w:val="20"/>
        </w:rPr>
        <w:t>Great. This likely makes things easier on our side.</w:t>
      </w:r>
    </w:p>
  </w:comment>
  <w:comment w:id="35" w:author="Katie Dow" w:date="2025-05-07T14:48:00Z" w:initials="KD">
    <w:p w14:paraId="36E30577" w14:textId="6AA4CB5B" w:rsidR="00293ADE" w:rsidRDefault="009D2F20" w:rsidP="00293ADE">
      <w:pPr>
        <w:pStyle w:val="CommentText"/>
      </w:pPr>
      <w:r>
        <w:rPr>
          <w:rStyle w:val="CommentReference"/>
        </w:rPr>
        <w:annotationRef/>
      </w:r>
      <w:r w:rsidR="00293ADE">
        <w:t>Are you guys picking the location/talent or expecting us to? How does this effort figure into the estimate provided?</w:t>
      </w:r>
    </w:p>
  </w:comment>
  <w:comment w:id="36" w:author="Matt Montemaro" w:date="2025-05-07T15:49:00Z" w:initials="MM">
    <w:p w14:paraId="71C8B017" w14:textId="77777777" w:rsidR="007754B2" w:rsidRDefault="007754B2" w:rsidP="007754B2">
      <w:r>
        <w:rPr>
          <w:rStyle w:val="CommentReference"/>
        </w:rPr>
        <w:annotationRef/>
      </w:r>
      <w:r>
        <w:rPr>
          <w:color w:val="000000"/>
          <w:sz w:val="20"/>
          <w:szCs w:val="20"/>
        </w:rPr>
        <w:t xml:space="preserve">Yes. Would ultimately be an extra actor as we wouldn’t be featuring in the video overall. We have included this in the scope. </w:t>
      </w:r>
    </w:p>
    <w:p w14:paraId="3B185200" w14:textId="77777777" w:rsidR="007754B2" w:rsidRDefault="007754B2" w:rsidP="007754B2"/>
    <w:p w14:paraId="132E1F7D" w14:textId="77777777" w:rsidR="007754B2" w:rsidRDefault="007754B2" w:rsidP="007754B2">
      <w:r>
        <w:rPr>
          <w:color w:val="000000"/>
          <w:sz w:val="20"/>
          <w:szCs w:val="20"/>
        </w:rPr>
        <w:t>Do you have a particular sex/demo we should use for the consumer?</w:t>
      </w:r>
    </w:p>
  </w:comment>
  <w:comment w:id="68" w:author="Katie Dow" w:date="2025-05-07T14:50:00Z" w:initials="KD">
    <w:p w14:paraId="2F952072" w14:textId="5DA51850" w:rsidR="0025135C" w:rsidRDefault="0025135C" w:rsidP="0025135C">
      <w:pPr>
        <w:pStyle w:val="CommentText"/>
      </w:pPr>
      <w:r>
        <w:rPr>
          <w:rStyle w:val="CommentReference"/>
        </w:rPr>
        <w:annotationRef/>
      </w:r>
      <w:r>
        <w:t>Let’s make sure it looks like the product is being loaded ONTO a red truck, not being removed so it doesn’t look like we’re sending products back to the bottler.</w:t>
      </w:r>
    </w:p>
  </w:comment>
  <w:comment w:id="69" w:author="Matt Montemaro" w:date="2025-05-07T15:51:00Z" w:initials="MM">
    <w:p w14:paraId="3E40D9BF" w14:textId="77777777" w:rsidR="007754B2" w:rsidRDefault="007754B2" w:rsidP="007754B2">
      <w:r>
        <w:rPr>
          <w:rStyle w:val="CommentReference"/>
        </w:rPr>
        <w:annotationRef/>
      </w:r>
      <w:r>
        <w:rPr>
          <w:color w:val="000000"/>
          <w:sz w:val="20"/>
          <w:szCs w:val="20"/>
        </w:rPr>
        <w:t xml:space="preserve">Sound good. We will be in the sizzle at this point, transitioning from the store, so we will be utilizing any b-roll or pre-existing assets you have that you can share to represent this. </w:t>
      </w:r>
    </w:p>
    <w:p w14:paraId="58EE4575" w14:textId="77777777" w:rsidR="007754B2" w:rsidRDefault="007754B2" w:rsidP="007754B2"/>
    <w:p w14:paraId="34388381" w14:textId="77777777" w:rsidR="007754B2" w:rsidRDefault="007754B2" w:rsidP="007754B2">
      <w:r>
        <w:rPr>
          <w:color w:val="000000"/>
          <w:sz w:val="20"/>
          <w:szCs w:val="20"/>
        </w:rPr>
        <w:t>The “data streams” are ultimately going to be a visual in the video that takes us from one point to the next, or a transition point.</w:t>
      </w:r>
    </w:p>
  </w:comment>
  <w:comment w:id="76" w:author="Katie Dow" w:date="2025-05-07T14:59:00Z" w:initials="KD">
    <w:p w14:paraId="53DAD915" w14:textId="31C86535" w:rsidR="00C22B8D" w:rsidRDefault="00C22B8D" w:rsidP="00C22B8D">
      <w:pPr>
        <w:pStyle w:val="CommentText"/>
      </w:pPr>
      <w:r>
        <w:rPr>
          <w:rStyle w:val="CommentReference"/>
        </w:rPr>
        <w:annotationRef/>
      </w:r>
      <w:r>
        <w:t>We can share a digital catalog from KO PIM displaying product data and imagery</w:t>
      </w:r>
    </w:p>
  </w:comment>
  <w:comment w:id="77" w:author="Matt Montemaro" w:date="2025-05-07T15:51:00Z" w:initials="MM">
    <w:p w14:paraId="4A552A73" w14:textId="77777777" w:rsidR="007754B2" w:rsidRDefault="007754B2" w:rsidP="007754B2">
      <w:r>
        <w:rPr>
          <w:rStyle w:val="CommentReference"/>
        </w:rPr>
        <w:annotationRef/>
      </w:r>
      <w:r>
        <w:rPr>
          <w:color w:val="000000"/>
          <w:sz w:val="20"/>
          <w:szCs w:val="20"/>
        </w:rPr>
        <w:t>Yes, that will be essential.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FD3276" w15:done="0"/>
  <w15:commentEx w15:paraId="5F342B57" w15:done="0"/>
  <w15:commentEx w15:paraId="0D694F3B" w15:paraIdParent="5F342B57" w15:done="0"/>
  <w15:commentEx w15:paraId="4D330C74" w15:done="0"/>
  <w15:commentEx w15:paraId="12D83818" w15:paraIdParent="4D330C74" w15:done="0"/>
  <w15:commentEx w15:paraId="36E30577" w15:done="0"/>
  <w15:commentEx w15:paraId="132E1F7D" w15:paraIdParent="36E30577" w15:done="0"/>
  <w15:commentEx w15:paraId="2F952072" w15:done="0"/>
  <w15:commentEx w15:paraId="34388381" w15:paraIdParent="2F952072" w15:done="0"/>
  <w15:commentEx w15:paraId="53DAD915" w15:done="0"/>
  <w15:commentEx w15:paraId="4A552A73" w15:paraIdParent="53DAD9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F4DB64" w16cex:dateUtc="2025-05-07T19:15:00Z">
    <w16cex:extLst>
      <w16:ext w16:uri="{CE6994B0-6A32-4C9F-8C6B-6E91EDA988CE}">
        <cr:reactions xmlns:cr="http://schemas.microsoft.com/office/comments/2020/reactions">
          <cr:reaction reactionType="1">
            <cr:reactionInfo dateUtc="2025-05-07T19:48:27Z">
              <cr:user userId="S::mmontemaro@studionow.com::0545048d-1ad2-4bbc-9d71-1551e929e615" userProvider="AD" userName="Matt Montemaro"/>
            </cr:reactionInfo>
          </cr:reaction>
        </cr:reactions>
      </w16:ext>
    </w16cex:extLst>
  </w16cex:commentExtensible>
  <w16cex:commentExtensible w16cex:durableId="2C3850DF" w16cex:dateUtc="2025-05-07T18:42:00Z"/>
  <w16cex:commentExtensible w16cex:durableId="091B43CA" w16cex:dateUtc="2025-05-07T19:48:00Z"/>
  <w16cex:commentExtensible w16cex:durableId="746F6D21" w16cex:dateUtc="2025-05-07T18:45:00Z"/>
  <w16cex:commentExtensible w16cex:durableId="028893D7" w16cex:dateUtc="2025-05-07T19:48:00Z"/>
  <w16cex:commentExtensible w16cex:durableId="4AD11146" w16cex:dateUtc="2025-05-07T18:48:00Z"/>
  <w16cex:commentExtensible w16cex:durableId="3C15FAF2" w16cex:dateUtc="2025-05-07T19:49:00Z"/>
  <w16cex:commentExtensible w16cex:durableId="64F647FB" w16cex:dateUtc="2025-05-07T18:50:00Z"/>
  <w16cex:commentExtensible w16cex:durableId="074F10E8" w16cex:dateUtc="2025-05-07T19:51:00Z"/>
  <w16cex:commentExtensible w16cex:durableId="25250E53" w16cex:dateUtc="2025-05-07T18:59:00Z">
    <w16cex:extLst>
      <w16:ext w16:uri="{CE6994B0-6A32-4C9F-8C6B-6E91EDA988CE}">
        <cr:reactions xmlns:cr="http://schemas.microsoft.com/office/comments/2020/reactions">
          <cr:reaction reactionType="1">
            <cr:reactionInfo dateUtc="2025-05-07T19:51:54Z">
              <cr:user userId="S::mmontemaro@studionow.com::0545048d-1ad2-4bbc-9d71-1551e929e615" userProvider="AD" userName="Matt Montemaro"/>
            </cr:reactionInfo>
          </cr:reaction>
        </cr:reactions>
      </w16:ext>
    </w16cex:extLst>
  </w16cex:commentExtensible>
  <w16cex:commentExtensible w16cex:durableId="0A0C5DB0" w16cex:dateUtc="2025-05-07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FD3276" w16cid:durableId="11F4DB64"/>
  <w16cid:commentId w16cid:paraId="5F342B57" w16cid:durableId="2C3850DF"/>
  <w16cid:commentId w16cid:paraId="0D694F3B" w16cid:durableId="091B43CA"/>
  <w16cid:commentId w16cid:paraId="4D330C74" w16cid:durableId="746F6D21"/>
  <w16cid:commentId w16cid:paraId="12D83818" w16cid:durableId="028893D7"/>
  <w16cid:commentId w16cid:paraId="36E30577" w16cid:durableId="4AD11146"/>
  <w16cid:commentId w16cid:paraId="132E1F7D" w16cid:durableId="3C15FAF2"/>
  <w16cid:commentId w16cid:paraId="2F952072" w16cid:durableId="64F647FB"/>
  <w16cid:commentId w16cid:paraId="34388381" w16cid:durableId="074F10E8"/>
  <w16cid:commentId w16cid:paraId="53DAD915" w16cid:durableId="25250E53"/>
  <w16cid:commentId w16cid:paraId="4A552A73" w16cid:durableId="0A0C5D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FEED" w14:textId="77777777" w:rsidR="00C01E46" w:rsidRDefault="00C01E46" w:rsidP="00824B23">
      <w:r>
        <w:separator/>
      </w:r>
    </w:p>
  </w:endnote>
  <w:endnote w:type="continuationSeparator" w:id="0">
    <w:p w14:paraId="131C1FFE" w14:textId="77777777" w:rsidR="00C01E46" w:rsidRDefault="00C01E46" w:rsidP="00824B23">
      <w:r>
        <w:continuationSeparator/>
      </w:r>
    </w:p>
  </w:endnote>
  <w:endnote w:type="continuationNotice" w:id="1">
    <w:p w14:paraId="6B109F15" w14:textId="77777777" w:rsidR="00C01E46" w:rsidRDefault="00C01E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Browallia New">
    <w:panose1 w:val="020B06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56A6" w14:textId="2F4D73DA" w:rsidR="00824B23" w:rsidRDefault="00006FC4">
    <w:pPr>
      <w:pStyle w:val="Footer"/>
      <w:framePr w:wrap="none"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496248E3" wp14:editId="6A0C6B45">
              <wp:simplePos x="635" y="635"/>
              <wp:positionH relativeFrom="page">
                <wp:align>center</wp:align>
              </wp:positionH>
              <wp:positionV relativeFrom="page">
                <wp:align>bottom</wp:align>
              </wp:positionV>
              <wp:extent cx="1208405" cy="345440"/>
              <wp:effectExtent l="0" t="0" r="10795" b="0"/>
              <wp:wrapNone/>
              <wp:docPr id="412286882" name="Text Box 3"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08405" cy="345440"/>
                      </a:xfrm>
                      <a:prstGeom prst="rect">
                        <a:avLst/>
                      </a:prstGeom>
                      <a:noFill/>
                      <a:ln>
                        <a:noFill/>
                      </a:ln>
                    </wps:spPr>
                    <wps:txbx>
                      <w:txbxContent>
                        <w:p w14:paraId="1D659743" w14:textId="5D68AB8C" w:rsidR="00006FC4" w:rsidRPr="00006FC4" w:rsidRDefault="00006FC4" w:rsidP="00006FC4">
                          <w:pPr>
                            <w:rPr>
                              <w:rFonts w:ascii="Calibri" w:eastAsia="Calibri" w:hAnsi="Calibri" w:cs="Calibri"/>
                              <w:noProof/>
                              <w:color w:val="000000"/>
                              <w:sz w:val="20"/>
                              <w:szCs w:val="20"/>
                            </w:rPr>
                          </w:pPr>
                          <w:r w:rsidRPr="00006FC4">
                            <w:rPr>
                              <w:rFonts w:ascii="Calibri" w:eastAsia="Calibri" w:hAnsi="Calibri" w:cs="Calibri"/>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6248E3" id="_x0000_t202" coordsize="21600,21600" o:spt="202" path="m,l,21600r21600,l21600,xe">
              <v:stroke joinstyle="miter"/>
              <v:path gradientshapeok="t" o:connecttype="rect"/>
            </v:shapetype>
            <v:shape id="Text Box 3" o:spid="_x0000_s1026" type="#_x0000_t202" alt="Classified - Confidential" style="position:absolute;margin-left:0;margin-top:0;width:95.15pt;height:27.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" filled="f" stroked="f">
              <v:textbox style="mso-fit-shape-to-text:t" inset="0,0,0,15pt">
                <w:txbxContent>
                  <w:p w14:paraId="1D659743" w14:textId="5D68AB8C" w:rsidR="00006FC4" w:rsidRPr="00006FC4" w:rsidRDefault="00006FC4" w:rsidP="00006FC4">
                    <w:pPr>
                      <w:rPr>
                        <w:rFonts w:ascii="Calibri" w:eastAsia="Calibri" w:hAnsi="Calibri" w:cs="Calibri"/>
                        <w:noProof/>
                        <w:color w:val="000000"/>
                        <w:sz w:val="20"/>
                        <w:szCs w:val="20"/>
                      </w:rPr>
                    </w:pPr>
                    <w:r w:rsidRPr="00006FC4">
                      <w:rPr>
                        <w:rFonts w:ascii="Calibri" w:eastAsia="Calibri" w:hAnsi="Calibri" w:cs="Calibri"/>
                        <w:noProof/>
                        <w:color w:val="000000"/>
                        <w:sz w:val="20"/>
                        <w:szCs w:val="20"/>
                      </w:rPr>
                      <w:t>Classified - Confidential</w:t>
                    </w:r>
                  </w:p>
                </w:txbxContent>
              </v:textbox>
              <w10:wrap anchorx="page" anchory="page"/>
            </v:shape>
          </w:pict>
        </mc:Fallback>
      </mc:AlternateContent>
    </w:r>
  </w:p>
  <w:sdt>
    <w:sdtPr>
      <w:rPr>
        <w:rStyle w:val="PageNumber"/>
      </w:rPr>
      <w:id w:val="1659969021"/>
      <w:docPartObj>
        <w:docPartGallery w:val="Page Numbers (Bottom of Page)"/>
        <w:docPartUnique/>
      </w:docPartObj>
    </w:sdtPr>
    <w:sdtContent>
      <w:p w14:paraId="773A300A" w14:textId="77777777" w:rsidR="00824B23" w:rsidRDefault="00824B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752328" w14:textId="77777777" w:rsidR="00824B23" w:rsidRDefault="00824B23" w:rsidP="00824B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000A" w14:textId="4F7D51DB" w:rsidR="003A42BD" w:rsidRDefault="00006FC4" w:rsidP="003A42BD">
    <w:pPr>
      <w:pStyle w:val="Footer"/>
      <w:framePr w:wrap="none" w:vAnchor="text" w:hAnchor="margin" w:xAlign="right" w:y="1"/>
    </w:pPr>
    <w:r>
      <w:rPr>
        <w:noProof/>
      </w:rPr>
      <mc:AlternateContent>
        <mc:Choice Requires="wps">
          <w:drawing>
            <wp:anchor distT="0" distB="0" distL="0" distR="0" simplePos="0" relativeHeight="251658242" behindDoc="0" locked="0" layoutInCell="1" allowOverlap="1" wp14:anchorId="204DB9A8" wp14:editId="678BFFCB">
              <wp:simplePos x="0" y="0"/>
              <wp:positionH relativeFrom="page">
                <wp:align>center</wp:align>
              </wp:positionH>
              <wp:positionV relativeFrom="page">
                <wp:align>bottom</wp:align>
              </wp:positionV>
              <wp:extent cx="1208405" cy="345440"/>
              <wp:effectExtent l="0" t="0" r="10795" b="0"/>
              <wp:wrapNone/>
              <wp:docPr id="567254506" name="Text Box 4"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08405" cy="345440"/>
                      </a:xfrm>
                      <a:prstGeom prst="rect">
                        <a:avLst/>
                      </a:prstGeom>
                      <a:noFill/>
                      <a:ln>
                        <a:noFill/>
                      </a:ln>
                    </wps:spPr>
                    <wps:txbx>
                      <w:txbxContent>
                        <w:p w14:paraId="5B72CA78" w14:textId="5DCE3662" w:rsidR="00006FC4" w:rsidRPr="00006FC4" w:rsidRDefault="00006FC4" w:rsidP="00006FC4">
                          <w:pPr>
                            <w:rPr>
                              <w:rFonts w:ascii="Calibri" w:eastAsia="Calibri" w:hAnsi="Calibri" w:cs="Calibri"/>
                              <w:noProof/>
                              <w:color w:val="000000"/>
                              <w:sz w:val="20"/>
                              <w:szCs w:val="20"/>
                            </w:rPr>
                          </w:pPr>
                          <w:r w:rsidRPr="00006FC4">
                            <w:rPr>
                              <w:rFonts w:ascii="Calibri" w:eastAsia="Calibri" w:hAnsi="Calibri" w:cs="Calibri"/>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4DB9A8" id="_x0000_t202" coordsize="21600,21600" o:spt="202" path="m,l,21600r21600,l21600,xe">
              <v:stroke joinstyle="miter"/>
              <v:path gradientshapeok="t" o:connecttype="rect"/>
            </v:shapetype>
            <v:shape id="Text Box 4" o:spid="_x0000_s1027" type="#_x0000_t202" alt="Classified - Confidential" style="position:absolute;margin-left:0;margin-top:0;width:95.15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" filled="f" stroked="f">
              <v:textbox style="mso-fit-shape-to-text:t" inset="0,0,0,15pt">
                <w:txbxContent>
                  <w:p w14:paraId="5B72CA78" w14:textId="5DCE3662" w:rsidR="00006FC4" w:rsidRPr="00006FC4" w:rsidRDefault="00006FC4" w:rsidP="00006FC4">
                    <w:pPr>
                      <w:rPr>
                        <w:rFonts w:ascii="Calibri" w:eastAsia="Calibri" w:hAnsi="Calibri" w:cs="Calibri"/>
                        <w:noProof/>
                        <w:color w:val="000000"/>
                        <w:sz w:val="20"/>
                        <w:szCs w:val="20"/>
                      </w:rPr>
                    </w:pPr>
                    <w:r w:rsidRPr="00006FC4">
                      <w:rPr>
                        <w:rFonts w:ascii="Calibri" w:eastAsia="Calibri" w:hAnsi="Calibri" w:cs="Calibri"/>
                        <w:noProof/>
                        <w:color w:val="000000"/>
                        <w:sz w:val="20"/>
                        <w:szCs w:val="20"/>
                      </w:rPr>
                      <w:t>Classified - Confidential</w:t>
                    </w:r>
                  </w:p>
                </w:txbxContent>
              </v:textbox>
              <w10:wrap anchorx="page" anchory="page"/>
            </v:shape>
          </w:pict>
        </mc:Fallback>
      </mc:AlternateContent>
    </w:r>
  </w:p>
  <w:p w14:paraId="02343A9B" w14:textId="430C6C44" w:rsidR="00824B23" w:rsidRDefault="003A42BD" w:rsidP="003A42BD">
    <w:pPr>
      <w:pStyle w:val="Footer"/>
      <w:ind w:right="360"/>
      <w:jc w:val="right"/>
    </w:pPr>
    <w:r>
      <w:rPr>
        <w:noProof/>
      </w:rPr>
      <w:drawing>
        <wp:anchor distT="0" distB="0" distL="114300" distR="114300" simplePos="0" relativeHeight="251658243" behindDoc="0" locked="0" layoutInCell="1" allowOverlap="1" wp14:anchorId="4EA231F0" wp14:editId="039CF300">
          <wp:simplePos x="0" y="0"/>
          <wp:positionH relativeFrom="margin">
            <wp:posOffset>6140429</wp:posOffset>
          </wp:positionH>
          <wp:positionV relativeFrom="margin">
            <wp:posOffset>8538845</wp:posOffset>
          </wp:positionV>
          <wp:extent cx="267855" cy="267855"/>
          <wp:effectExtent l="0" t="0" r="0" b="0"/>
          <wp:wrapSquare wrapText="bothSides"/>
          <wp:docPr id="1185024145" name="Picture 5" descr="A black background with white letters and a blue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24145" name="Picture 5" descr="A black background with white letters and a blue do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67855" cy="26785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D57F" w14:textId="4D18EF7C" w:rsidR="00006FC4" w:rsidRDefault="00006FC4">
    <w:pPr>
      <w:pStyle w:val="Footer"/>
    </w:pPr>
    <w:r>
      <w:rPr>
        <w:noProof/>
      </w:rPr>
      <mc:AlternateContent>
        <mc:Choice Requires="wps">
          <w:drawing>
            <wp:anchor distT="0" distB="0" distL="0" distR="0" simplePos="0" relativeHeight="251658240" behindDoc="0" locked="0" layoutInCell="1" allowOverlap="1" wp14:anchorId="50A846E8" wp14:editId="4E69155A">
              <wp:simplePos x="635" y="635"/>
              <wp:positionH relativeFrom="page">
                <wp:align>center</wp:align>
              </wp:positionH>
              <wp:positionV relativeFrom="page">
                <wp:align>bottom</wp:align>
              </wp:positionV>
              <wp:extent cx="1208405" cy="345440"/>
              <wp:effectExtent l="0" t="0" r="10795" b="0"/>
              <wp:wrapNone/>
              <wp:docPr id="11253581" name="Text Box 2"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08405" cy="345440"/>
                      </a:xfrm>
                      <a:prstGeom prst="rect">
                        <a:avLst/>
                      </a:prstGeom>
                      <a:noFill/>
                      <a:ln>
                        <a:noFill/>
                      </a:ln>
                    </wps:spPr>
                    <wps:txbx>
                      <w:txbxContent>
                        <w:p w14:paraId="2C01DA9F" w14:textId="5E2CCBBE" w:rsidR="00006FC4" w:rsidRPr="00006FC4" w:rsidRDefault="00006FC4" w:rsidP="00006FC4">
                          <w:pPr>
                            <w:rPr>
                              <w:rFonts w:ascii="Calibri" w:eastAsia="Calibri" w:hAnsi="Calibri" w:cs="Calibri"/>
                              <w:noProof/>
                              <w:color w:val="000000"/>
                              <w:sz w:val="20"/>
                              <w:szCs w:val="20"/>
                            </w:rPr>
                          </w:pPr>
                          <w:r w:rsidRPr="00006FC4">
                            <w:rPr>
                              <w:rFonts w:ascii="Calibri" w:eastAsia="Calibri" w:hAnsi="Calibri" w:cs="Calibri"/>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A846E8" id="_x0000_t202" coordsize="21600,21600" o:spt="202" path="m,l,21600r21600,l21600,xe">
              <v:stroke joinstyle="miter"/>
              <v:path gradientshapeok="t" o:connecttype="rect"/>
            </v:shapetype>
            <v:shape id="Text Box 2" o:spid="_x0000_s1028" type="#_x0000_t202" alt="Classified - Confidential" style="position:absolute;margin-left:0;margin-top:0;width:95.1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" filled="f" stroked="f">
              <v:textbox style="mso-fit-shape-to-text:t" inset="0,0,0,15pt">
                <w:txbxContent>
                  <w:p w14:paraId="2C01DA9F" w14:textId="5E2CCBBE" w:rsidR="00006FC4" w:rsidRPr="00006FC4" w:rsidRDefault="00006FC4" w:rsidP="00006FC4">
                    <w:pPr>
                      <w:rPr>
                        <w:rFonts w:ascii="Calibri" w:eastAsia="Calibri" w:hAnsi="Calibri" w:cs="Calibri"/>
                        <w:noProof/>
                        <w:color w:val="000000"/>
                        <w:sz w:val="20"/>
                        <w:szCs w:val="20"/>
                      </w:rPr>
                    </w:pPr>
                    <w:r w:rsidRPr="00006FC4">
                      <w:rPr>
                        <w:rFonts w:ascii="Calibri" w:eastAsia="Calibri" w:hAnsi="Calibri" w:cs="Calibri"/>
                        <w:noProof/>
                        <w:color w:val="000000"/>
                        <w:sz w:val="20"/>
                        <w:szCs w:val="20"/>
                      </w:rPr>
                      <w:t>Classified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E9BFD" w14:textId="77777777" w:rsidR="00C01E46" w:rsidRDefault="00C01E46" w:rsidP="00824B23">
      <w:r>
        <w:separator/>
      </w:r>
    </w:p>
  </w:footnote>
  <w:footnote w:type="continuationSeparator" w:id="0">
    <w:p w14:paraId="7AC8A6FF" w14:textId="77777777" w:rsidR="00C01E46" w:rsidRDefault="00C01E46" w:rsidP="00824B23">
      <w:r>
        <w:continuationSeparator/>
      </w:r>
    </w:p>
  </w:footnote>
  <w:footnote w:type="continuationNotice" w:id="1">
    <w:p w14:paraId="79A20C55" w14:textId="77777777" w:rsidR="00C01E46" w:rsidRDefault="00C01E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98C8" w14:textId="707E87B6" w:rsidR="00006FC4" w:rsidRDefault="00006FC4" w:rsidP="00006FC4">
    <w:pPr>
      <w:pStyle w:val="Header"/>
      <w:jc w:val="center"/>
    </w:pPr>
    <w:r>
      <w:rPr>
        <w:rFonts w:ascii="Helvetica Neue" w:eastAsia="Gulim" w:hAnsi="Helvetica Neue" w:cs="Browallia New"/>
        <w:bCs/>
        <w:noProof/>
        <w:sz w:val="22"/>
        <w:szCs w:val="22"/>
      </w:rPr>
      <w:drawing>
        <wp:inline distT="0" distB="0" distL="0" distR="0" wp14:anchorId="412941F6" wp14:editId="66D442F8">
          <wp:extent cx="1900217" cy="277318"/>
          <wp:effectExtent l="0" t="0" r="0" b="2540"/>
          <wp:docPr id="132087509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6621"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953848" cy="2851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1D59"/>
    <w:multiLevelType w:val="multilevel"/>
    <w:tmpl w:val="2B46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816F1"/>
    <w:multiLevelType w:val="multilevel"/>
    <w:tmpl w:val="8942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E60ED"/>
    <w:multiLevelType w:val="multilevel"/>
    <w:tmpl w:val="5DEE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B3403"/>
    <w:multiLevelType w:val="multilevel"/>
    <w:tmpl w:val="171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50813"/>
    <w:multiLevelType w:val="hybridMultilevel"/>
    <w:tmpl w:val="ABECF5BC"/>
    <w:lvl w:ilvl="0" w:tplc="A8487A20">
      <w:numFmt w:val="bullet"/>
      <w:lvlText w:val="-"/>
      <w:lvlJc w:val="left"/>
      <w:pPr>
        <w:ind w:left="720" w:hanging="360"/>
      </w:pPr>
      <w:rPr>
        <w:rFonts w:ascii="Helvetica Neue" w:eastAsia="Gulim" w:hAnsi="Helvetica Neue" w:cs="Browall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1289138">
    <w:abstractNumId w:val="4"/>
  </w:num>
  <w:num w:numId="2" w16cid:durableId="2058772478">
    <w:abstractNumId w:val="2"/>
  </w:num>
  <w:num w:numId="3" w16cid:durableId="790243583">
    <w:abstractNumId w:val="3"/>
  </w:num>
  <w:num w:numId="4" w16cid:durableId="1622804711">
    <w:abstractNumId w:val="1"/>
  </w:num>
  <w:num w:numId="5" w16cid:durableId="11754140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e Dow">
    <w15:presenceInfo w15:providerId="AD" w15:userId="S::katie@coca-cola.com::d7c250a8-c8a5-478c-915b-107318f4e0aa"/>
  </w15:person>
  <w15:person w15:author="Matt Montemaro">
    <w15:presenceInfo w15:providerId="AD" w15:userId="S::mmontemaro@studionow.com::0545048d-1ad2-4bbc-9d71-1551e929e6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C4"/>
    <w:rsid w:val="00006FC4"/>
    <w:rsid w:val="00012FCF"/>
    <w:rsid w:val="00016B25"/>
    <w:rsid w:val="00021F04"/>
    <w:rsid w:val="000301A7"/>
    <w:rsid w:val="00032838"/>
    <w:rsid w:val="000328E5"/>
    <w:rsid w:val="00041F8A"/>
    <w:rsid w:val="00072C85"/>
    <w:rsid w:val="00072E51"/>
    <w:rsid w:val="000929B9"/>
    <w:rsid w:val="000957C7"/>
    <w:rsid w:val="000F71A3"/>
    <w:rsid w:val="00103FBB"/>
    <w:rsid w:val="001310A7"/>
    <w:rsid w:val="00154467"/>
    <w:rsid w:val="0017335E"/>
    <w:rsid w:val="00192F4D"/>
    <w:rsid w:val="001B0A25"/>
    <w:rsid w:val="001C4056"/>
    <w:rsid w:val="001E6AAA"/>
    <w:rsid w:val="001E72A2"/>
    <w:rsid w:val="0025135C"/>
    <w:rsid w:val="00291BF5"/>
    <w:rsid w:val="00293ADE"/>
    <w:rsid w:val="002D0CDC"/>
    <w:rsid w:val="003031B8"/>
    <w:rsid w:val="00303AF2"/>
    <w:rsid w:val="0032382C"/>
    <w:rsid w:val="00365D9D"/>
    <w:rsid w:val="003879F1"/>
    <w:rsid w:val="003A3487"/>
    <w:rsid w:val="003A42BD"/>
    <w:rsid w:val="003A5120"/>
    <w:rsid w:val="003D27A9"/>
    <w:rsid w:val="003D4EAA"/>
    <w:rsid w:val="003D6299"/>
    <w:rsid w:val="003F53B8"/>
    <w:rsid w:val="004007A6"/>
    <w:rsid w:val="004010E5"/>
    <w:rsid w:val="0040245D"/>
    <w:rsid w:val="00455482"/>
    <w:rsid w:val="004564D7"/>
    <w:rsid w:val="0046772F"/>
    <w:rsid w:val="00472DDC"/>
    <w:rsid w:val="00485328"/>
    <w:rsid w:val="00500FA9"/>
    <w:rsid w:val="005049B6"/>
    <w:rsid w:val="00521575"/>
    <w:rsid w:val="00551D98"/>
    <w:rsid w:val="005A2C26"/>
    <w:rsid w:val="005B21AB"/>
    <w:rsid w:val="005B7276"/>
    <w:rsid w:val="005D041C"/>
    <w:rsid w:val="005D1095"/>
    <w:rsid w:val="005D7BC8"/>
    <w:rsid w:val="005F11DE"/>
    <w:rsid w:val="00613B41"/>
    <w:rsid w:val="006745C0"/>
    <w:rsid w:val="00697332"/>
    <w:rsid w:val="006B34DA"/>
    <w:rsid w:val="006C4072"/>
    <w:rsid w:val="006D1301"/>
    <w:rsid w:val="006D2E0F"/>
    <w:rsid w:val="007153F7"/>
    <w:rsid w:val="00723876"/>
    <w:rsid w:val="00753E37"/>
    <w:rsid w:val="007754B2"/>
    <w:rsid w:val="007C3528"/>
    <w:rsid w:val="007C731C"/>
    <w:rsid w:val="007F1467"/>
    <w:rsid w:val="00802644"/>
    <w:rsid w:val="00824B23"/>
    <w:rsid w:val="008261E8"/>
    <w:rsid w:val="008429A7"/>
    <w:rsid w:val="00843E4C"/>
    <w:rsid w:val="00850C66"/>
    <w:rsid w:val="00863098"/>
    <w:rsid w:val="00864344"/>
    <w:rsid w:val="00866688"/>
    <w:rsid w:val="008804E3"/>
    <w:rsid w:val="008A76BF"/>
    <w:rsid w:val="008C7288"/>
    <w:rsid w:val="008E6003"/>
    <w:rsid w:val="0090066F"/>
    <w:rsid w:val="00911272"/>
    <w:rsid w:val="009154F1"/>
    <w:rsid w:val="00927A38"/>
    <w:rsid w:val="00930C49"/>
    <w:rsid w:val="00950903"/>
    <w:rsid w:val="00954EDE"/>
    <w:rsid w:val="00997F7A"/>
    <w:rsid w:val="009B307E"/>
    <w:rsid w:val="009B7A7E"/>
    <w:rsid w:val="009D1836"/>
    <w:rsid w:val="009D2F20"/>
    <w:rsid w:val="009E6BFA"/>
    <w:rsid w:val="009F6A09"/>
    <w:rsid w:val="00A1546E"/>
    <w:rsid w:val="00A37C14"/>
    <w:rsid w:val="00A55A9B"/>
    <w:rsid w:val="00A60C62"/>
    <w:rsid w:val="00AB484F"/>
    <w:rsid w:val="00AE35B2"/>
    <w:rsid w:val="00AF0B39"/>
    <w:rsid w:val="00AF35E4"/>
    <w:rsid w:val="00B17BDF"/>
    <w:rsid w:val="00B275FD"/>
    <w:rsid w:val="00B426C0"/>
    <w:rsid w:val="00B533C8"/>
    <w:rsid w:val="00B62F20"/>
    <w:rsid w:val="00B6692E"/>
    <w:rsid w:val="00BA3CD7"/>
    <w:rsid w:val="00BB1FF2"/>
    <w:rsid w:val="00BF2552"/>
    <w:rsid w:val="00C00EA1"/>
    <w:rsid w:val="00C01E46"/>
    <w:rsid w:val="00C05FC9"/>
    <w:rsid w:val="00C214EC"/>
    <w:rsid w:val="00C215FE"/>
    <w:rsid w:val="00C22B8D"/>
    <w:rsid w:val="00C36090"/>
    <w:rsid w:val="00C4324D"/>
    <w:rsid w:val="00C82FC1"/>
    <w:rsid w:val="00CB4ED1"/>
    <w:rsid w:val="00CF0AF6"/>
    <w:rsid w:val="00D041B4"/>
    <w:rsid w:val="00D869ED"/>
    <w:rsid w:val="00E31E96"/>
    <w:rsid w:val="00E33B8C"/>
    <w:rsid w:val="00E53D6D"/>
    <w:rsid w:val="00E559B5"/>
    <w:rsid w:val="00E6205B"/>
    <w:rsid w:val="00E809A1"/>
    <w:rsid w:val="00E811F9"/>
    <w:rsid w:val="00E86BE2"/>
    <w:rsid w:val="00E95A0B"/>
    <w:rsid w:val="00EB75C4"/>
    <w:rsid w:val="00EF1D70"/>
    <w:rsid w:val="00F72DCE"/>
    <w:rsid w:val="00F9084D"/>
    <w:rsid w:val="00FA7187"/>
    <w:rsid w:val="00FB50FF"/>
    <w:rsid w:val="00FC6213"/>
    <w:rsid w:val="00FE196C"/>
    <w:rsid w:val="00FF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8E5C2"/>
  <w15:chartTrackingRefBased/>
  <w15:docId w15:val="{1C11F8D6-32E0-4EB3-9118-4C6B2F4A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27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2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0AF6"/>
    <w:pPr>
      <w:ind w:left="720"/>
      <w:contextualSpacing/>
    </w:pPr>
    <w:rPr>
      <w:rFonts w:asciiTheme="minorHAnsi" w:eastAsiaTheme="minorHAnsi" w:hAnsiTheme="minorHAnsi" w:cstheme="minorBidi"/>
    </w:rPr>
  </w:style>
  <w:style w:type="paragraph" w:styleId="Header">
    <w:name w:val="header"/>
    <w:basedOn w:val="Normal"/>
    <w:link w:val="HeaderChar"/>
    <w:uiPriority w:val="99"/>
    <w:unhideWhenUsed/>
    <w:rsid w:val="00824B23"/>
    <w:pPr>
      <w:tabs>
        <w:tab w:val="center" w:pos="4680"/>
        <w:tab w:val="right" w:pos="9360"/>
      </w:tabs>
    </w:pPr>
  </w:style>
  <w:style w:type="character" w:customStyle="1" w:styleId="HeaderChar">
    <w:name w:val="Header Char"/>
    <w:basedOn w:val="DefaultParagraphFont"/>
    <w:link w:val="Header"/>
    <w:uiPriority w:val="99"/>
    <w:rsid w:val="00824B23"/>
    <w:rPr>
      <w:rFonts w:ascii="Times New Roman" w:eastAsia="Times New Roman" w:hAnsi="Times New Roman" w:cs="Times New Roman"/>
    </w:rPr>
  </w:style>
  <w:style w:type="paragraph" w:styleId="Footer">
    <w:name w:val="footer"/>
    <w:basedOn w:val="Normal"/>
    <w:link w:val="FooterChar"/>
    <w:uiPriority w:val="99"/>
    <w:unhideWhenUsed/>
    <w:rsid w:val="00824B23"/>
    <w:pPr>
      <w:tabs>
        <w:tab w:val="center" w:pos="4680"/>
        <w:tab w:val="right" w:pos="9360"/>
      </w:tabs>
    </w:pPr>
  </w:style>
  <w:style w:type="character" w:customStyle="1" w:styleId="FooterChar">
    <w:name w:val="Footer Char"/>
    <w:basedOn w:val="DefaultParagraphFont"/>
    <w:link w:val="Footer"/>
    <w:uiPriority w:val="99"/>
    <w:rsid w:val="00824B23"/>
    <w:rPr>
      <w:rFonts w:ascii="Times New Roman" w:eastAsia="Times New Roman" w:hAnsi="Times New Roman" w:cs="Times New Roman"/>
    </w:rPr>
  </w:style>
  <w:style w:type="character" w:styleId="PageNumber">
    <w:name w:val="page number"/>
    <w:basedOn w:val="DefaultParagraphFont"/>
    <w:uiPriority w:val="99"/>
    <w:semiHidden/>
    <w:unhideWhenUsed/>
    <w:rsid w:val="00824B23"/>
  </w:style>
  <w:style w:type="character" w:styleId="Emphasis">
    <w:name w:val="Emphasis"/>
    <w:basedOn w:val="DefaultParagraphFont"/>
    <w:uiPriority w:val="20"/>
    <w:qFormat/>
    <w:rsid w:val="00A55A9B"/>
    <w:rPr>
      <w:i/>
      <w:iCs/>
    </w:rPr>
  </w:style>
  <w:style w:type="character" w:styleId="Strong">
    <w:name w:val="Strong"/>
    <w:basedOn w:val="DefaultParagraphFont"/>
    <w:uiPriority w:val="22"/>
    <w:qFormat/>
    <w:rsid w:val="00A55A9B"/>
    <w:rPr>
      <w:b/>
      <w:bCs/>
    </w:rPr>
  </w:style>
  <w:style w:type="paragraph" w:styleId="Revision">
    <w:name w:val="Revision"/>
    <w:hidden/>
    <w:uiPriority w:val="99"/>
    <w:semiHidden/>
    <w:rsid w:val="003F53B8"/>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63098"/>
    <w:rPr>
      <w:sz w:val="16"/>
      <w:szCs w:val="16"/>
    </w:rPr>
  </w:style>
  <w:style w:type="paragraph" w:styleId="CommentText">
    <w:name w:val="annotation text"/>
    <w:basedOn w:val="Normal"/>
    <w:link w:val="CommentTextChar"/>
    <w:uiPriority w:val="99"/>
    <w:unhideWhenUsed/>
    <w:rsid w:val="00863098"/>
    <w:rPr>
      <w:sz w:val="20"/>
      <w:szCs w:val="20"/>
    </w:rPr>
  </w:style>
  <w:style w:type="character" w:customStyle="1" w:styleId="CommentTextChar">
    <w:name w:val="Comment Text Char"/>
    <w:basedOn w:val="DefaultParagraphFont"/>
    <w:link w:val="CommentText"/>
    <w:uiPriority w:val="99"/>
    <w:rsid w:val="008630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63098"/>
    <w:rPr>
      <w:b/>
      <w:bCs/>
    </w:rPr>
  </w:style>
  <w:style w:type="character" w:customStyle="1" w:styleId="CommentSubjectChar">
    <w:name w:val="Comment Subject Char"/>
    <w:basedOn w:val="CommentTextChar"/>
    <w:link w:val="CommentSubject"/>
    <w:uiPriority w:val="99"/>
    <w:semiHidden/>
    <w:rsid w:val="0086309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370723">
      <w:bodyDiv w:val="1"/>
      <w:marLeft w:val="0"/>
      <w:marRight w:val="0"/>
      <w:marTop w:val="0"/>
      <w:marBottom w:val="0"/>
      <w:divBdr>
        <w:top w:val="none" w:sz="0" w:space="0" w:color="auto"/>
        <w:left w:val="none" w:sz="0" w:space="0" w:color="auto"/>
        <w:bottom w:val="none" w:sz="0" w:space="0" w:color="auto"/>
        <w:right w:val="none" w:sz="0" w:space="0" w:color="auto"/>
      </w:divBdr>
      <w:divsChild>
        <w:div w:id="1289821707">
          <w:marLeft w:val="0"/>
          <w:marRight w:val="0"/>
          <w:marTop w:val="0"/>
          <w:marBottom w:val="0"/>
          <w:divBdr>
            <w:top w:val="none" w:sz="0" w:space="0" w:color="auto"/>
            <w:left w:val="none" w:sz="0" w:space="0" w:color="auto"/>
            <w:bottom w:val="none" w:sz="0" w:space="0" w:color="auto"/>
            <w:right w:val="none" w:sz="0" w:space="0" w:color="auto"/>
          </w:divBdr>
        </w:div>
        <w:div w:id="1914192532">
          <w:marLeft w:val="0"/>
          <w:marRight w:val="0"/>
          <w:marTop w:val="0"/>
          <w:marBottom w:val="0"/>
          <w:divBdr>
            <w:top w:val="none" w:sz="0" w:space="0" w:color="auto"/>
            <w:left w:val="none" w:sz="0" w:space="0" w:color="auto"/>
            <w:bottom w:val="none" w:sz="0" w:space="0" w:color="auto"/>
            <w:right w:val="none" w:sz="0" w:space="0" w:color="auto"/>
          </w:divBdr>
        </w:div>
      </w:divsChild>
    </w:div>
    <w:div w:id="324433119">
      <w:bodyDiv w:val="1"/>
      <w:marLeft w:val="0"/>
      <w:marRight w:val="0"/>
      <w:marTop w:val="0"/>
      <w:marBottom w:val="0"/>
      <w:divBdr>
        <w:top w:val="none" w:sz="0" w:space="0" w:color="auto"/>
        <w:left w:val="none" w:sz="0" w:space="0" w:color="auto"/>
        <w:bottom w:val="none" w:sz="0" w:space="0" w:color="auto"/>
        <w:right w:val="none" w:sz="0" w:space="0" w:color="auto"/>
      </w:divBdr>
    </w:div>
    <w:div w:id="589461975">
      <w:bodyDiv w:val="1"/>
      <w:marLeft w:val="0"/>
      <w:marRight w:val="0"/>
      <w:marTop w:val="0"/>
      <w:marBottom w:val="0"/>
      <w:divBdr>
        <w:top w:val="none" w:sz="0" w:space="0" w:color="auto"/>
        <w:left w:val="none" w:sz="0" w:space="0" w:color="auto"/>
        <w:bottom w:val="none" w:sz="0" w:space="0" w:color="auto"/>
        <w:right w:val="none" w:sz="0" w:space="0" w:color="auto"/>
      </w:divBdr>
    </w:div>
    <w:div w:id="644050252">
      <w:bodyDiv w:val="1"/>
      <w:marLeft w:val="0"/>
      <w:marRight w:val="0"/>
      <w:marTop w:val="0"/>
      <w:marBottom w:val="0"/>
      <w:divBdr>
        <w:top w:val="none" w:sz="0" w:space="0" w:color="auto"/>
        <w:left w:val="none" w:sz="0" w:space="0" w:color="auto"/>
        <w:bottom w:val="none" w:sz="0" w:space="0" w:color="auto"/>
        <w:right w:val="none" w:sz="0" w:space="0" w:color="auto"/>
      </w:divBdr>
    </w:div>
    <w:div w:id="1082678015">
      <w:bodyDiv w:val="1"/>
      <w:marLeft w:val="0"/>
      <w:marRight w:val="0"/>
      <w:marTop w:val="0"/>
      <w:marBottom w:val="0"/>
      <w:divBdr>
        <w:top w:val="none" w:sz="0" w:space="0" w:color="auto"/>
        <w:left w:val="none" w:sz="0" w:space="0" w:color="auto"/>
        <w:bottom w:val="none" w:sz="0" w:space="0" w:color="auto"/>
        <w:right w:val="none" w:sz="0" w:space="0" w:color="auto"/>
      </w:divBdr>
    </w:div>
    <w:div w:id="1141919632">
      <w:bodyDiv w:val="1"/>
      <w:marLeft w:val="0"/>
      <w:marRight w:val="0"/>
      <w:marTop w:val="0"/>
      <w:marBottom w:val="0"/>
      <w:divBdr>
        <w:top w:val="none" w:sz="0" w:space="0" w:color="auto"/>
        <w:left w:val="none" w:sz="0" w:space="0" w:color="auto"/>
        <w:bottom w:val="none" w:sz="0" w:space="0" w:color="auto"/>
        <w:right w:val="none" w:sz="0" w:space="0" w:color="auto"/>
      </w:divBdr>
    </w:div>
    <w:div w:id="1150944814">
      <w:bodyDiv w:val="1"/>
      <w:marLeft w:val="0"/>
      <w:marRight w:val="0"/>
      <w:marTop w:val="0"/>
      <w:marBottom w:val="0"/>
      <w:divBdr>
        <w:top w:val="none" w:sz="0" w:space="0" w:color="auto"/>
        <w:left w:val="none" w:sz="0" w:space="0" w:color="auto"/>
        <w:bottom w:val="none" w:sz="0" w:space="0" w:color="auto"/>
        <w:right w:val="none" w:sz="0" w:space="0" w:color="auto"/>
      </w:divBdr>
    </w:div>
    <w:div w:id="1205365599">
      <w:bodyDiv w:val="1"/>
      <w:marLeft w:val="0"/>
      <w:marRight w:val="0"/>
      <w:marTop w:val="0"/>
      <w:marBottom w:val="0"/>
      <w:divBdr>
        <w:top w:val="none" w:sz="0" w:space="0" w:color="auto"/>
        <w:left w:val="none" w:sz="0" w:space="0" w:color="auto"/>
        <w:bottom w:val="none" w:sz="0" w:space="0" w:color="auto"/>
        <w:right w:val="none" w:sz="0" w:space="0" w:color="auto"/>
      </w:divBdr>
    </w:div>
    <w:div w:id="1300066643">
      <w:bodyDiv w:val="1"/>
      <w:marLeft w:val="0"/>
      <w:marRight w:val="0"/>
      <w:marTop w:val="0"/>
      <w:marBottom w:val="0"/>
      <w:divBdr>
        <w:top w:val="none" w:sz="0" w:space="0" w:color="auto"/>
        <w:left w:val="none" w:sz="0" w:space="0" w:color="auto"/>
        <w:bottom w:val="none" w:sz="0" w:space="0" w:color="auto"/>
        <w:right w:val="none" w:sz="0" w:space="0" w:color="auto"/>
      </w:divBdr>
    </w:div>
    <w:div w:id="1342704815">
      <w:bodyDiv w:val="1"/>
      <w:marLeft w:val="0"/>
      <w:marRight w:val="0"/>
      <w:marTop w:val="0"/>
      <w:marBottom w:val="0"/>
      <w:divBdr>
        <w:top w:val="none" w:sz="0" w:space="0" w:color="auto"/>
        <w:left w:val="none" w:sz="0" w:space="0" w:color="auto"/>
        <w:bottom w:val="none" w:sz="0" w:space="0" w:color="auto"/>
        <w:right w:val="none" w:sz="0" w:space="0" w:color="auto"/>
      </w:divBdr>
    </w:div>
    <w:div w:id="1403527599">
      <w:bodyDiv w:val="1"/>
      <w:marLeft w:val="0"/>
      <w:marRight w:val="0"/>
      <w:marTop w:val="0"/>
      <w:marBottom w:val="0"/>
      <w:divBdr>
        <w:top w:val="none" w:sz="0" w:space="0" w:color="auto"/>
        <w:left w:val="none" w:sz="0" w:space="0" w:color="auto"/>
        <w:bottom w:val="none" w:sz="0" w:space="0" w:color="auto"/>
        <w:right w:val="none" w:sz="0" w:space="0" w:color="auto"/>
      </w:divBdr>
    </w:div>
    <w:div w:id="1437139252">
      <w:bodyDiv w:val="1"/>
      <w:marLeft w:val="0"/>
      <w:marRight w:val="0"/>
      <w:marTop w:val="0"/>
      <w:marBottom w:val="0"/>
      <w:divBdr>
        <w:top w:val="none" w:sz="0" w:space="0" w:color="auto"/>
        <w:left w:val="none" w:sz="0" w:space="0" w:color="auto"/>
        <w:bottom w:val="none" w:sz="0" w:space="0" w:color="auto"/>
        <w:right w:val="none" w:sz="0" w:space="0" w:color="auto"/>
      </w:divBdr>
    </w:div>
    <w:div w:id="196530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1ACB19D037234AAD4F43951A095428" ma:contentTypeVersion="17" ma:contentTypeDescription="Create a new document." ma:contentTypeScope="" ma:versionID="d8b92db7d73825c8cae847156dbbab31">
  <xsd:schema xmlns:xsd="http://www.w3.org/2001/XMLSchema" xmlns:xs="http://www.w3.org/2001/XMLSchema" xmlns:p="http://schemas.microsoft.com/office/2006/metadata/properties" xmlns:ns3="949a725f-29e3-4cd2-b8c6-a5d6e69a1c8a" xmlns:ns4="bb74758d-a33a-46e6-9598-ec828c0db512" targetNamespace="http://schemas.microsoft.com/office/2006/metadata/properties" ma:root="true" ma:fieldsID="f1308d797edf009e8474d229b6e8ba38" ns3:_="" ns4:_="">
    <xsd:import namespace="949a725f-29e3-4cd2-b8c6-a5d6e69a1c8a"/>
    <xsd:import namespace="bb74758d-a33a-46e6-9598-ec828c0db51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AutoKeyPoints" minOccurs="0"/>
                <xsd:element ref="ns4:MediaServiceKeyPoints" minOccurs="0"/>
                <xsd:element ref="ns4:MediaServiceLocation" minOccurs="0"/>
                <xsd:element ref="ns4:MediaLengthInSecond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9a725f-29e3-4cd2-b8c6-a5d6e69a1c8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74758d-a33a-46e6-9598-ec828c0db51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b74758d-a33a-46e6-9598-ec828c0db51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48E0A0-55FB-40D6-9C04-C9B74FC68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9a725f-29e3-4cd2-b8c6-a5d6e69a1c8a"/>
    <ds:schemaRef ds:uri="bb74758d-a33a-46e6-9598-ec828c0db5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788547-4849-4BC3-9F12-1C7D4E9F0E30}">
  <ds:schemaRefs>
    <ds:schemaRef ds:uri="http://schemas.microsoft.com/office/2006/metadata/properties"/>
    <ds:schemaRef ds:uri="http://schemas.microsoft.com/office/infopath/2007/PartnerControls"/>
    <ds:schemaRef ds:uri="bb74758d-a33a-46e6-9598-ec828c0db512"/>
  </ds:schemaRefs>
</ds:datastoreItem>
</file>

<file path=customXml/itemProps3.xml><?xml version="1.0" encoding="utf-8"?>
<ds:datastoreItem xmlns:ds="http://schemas.openxmlformats.org/officeDocument/2006/customXml" ds:itemID="{251BA71D-1EE2-4400-8E1A-DCB7B5405100}">
  <ds:schemaRefs>
    <ds:schemaRef ds:uri="http://schemas.microsoft.com/sharepoint/v3/contenttype/forms"/>
  </ds:schemaRefs>
</ds:datastoreItem>
</file>

<file path=docMetadata/LabelInfo.xml><?xml version="1.0" encoding="utf-8"?>
<clbl:labelList xmlns:clbl="http://schemas.microsoft.com/office/2020/mipLabelMetadata">
  <clbl:label id="{0702bf62-88e6-456d-b298-e2abb13de1ea}" enabled="1" method="Standard" siteId="{548d26ab-8caa-49e1-97c2-a1b1a06cc39c}"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Sheldon</dc:creator>
  <cp:keywords/>
  <cp:lastModifiedBy>Matt Montemaro</cp:lastModifiedBy>
  <cp:revision>3</cp:revision>
  <dcterms:created xsi:type="dcterms:W3CDTF">2025-05-07T19:48:00Z</dcterms:created>
  <dcterms:modified xsi:type="dcterms:W3CDTF">2025-05-07T19:52:00Z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abb74d,1892ffa2,21cf9dea</vt:lpwstr>
  </property>
  <property fmtid="{D5CDD505-2E9C-101B-9397-08002B2CF9AE}" pid="3" name="ClassificationContentMarkingFooterFontProps">
    <vt:lpwstr>#000000,10,Calibri</vt:lpwstr>
  </property>
  <property fmtid="{D5CDD505-2E9C-101B-9397-08002B2CF9AE}" pid="4" name="ClassificationContentMarkingFooterText">
    <vt:lpwstr>Classified - Confidential</vt:lpwstr>
  </property>
  <property fmtid="{D5CDD505-2E9C-101B-9397-08002B2CF9AE}" pid="5" name="ContentTypeId">
    <vt:lpwstr>0x010100FA1ACB19D037234AAD4F43951A095428</vt:lpwstr>
  </property>
</Properties>
</file>